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3EC5D" w14:textId="77777777" w:rsidR="00EF0D11" w:rsidRDefault="00000000">
      <w:pPr>
        <w:spacing w:after="20"/>
        <w:jc w:val="center"/>
      </w:pPr>
      <w:commentRangeStart w:id="0"/>
      <w:r>
        <w:rPr>
          <w:b/>
          <w:color w:val="3C78D8"/>
          <w:sz w:val="32"/>
        </w:rPr>
        <w:t>Anuj Pratap Singh Yadav</w:t>
      </w:r>
      <w:commentRangeEnd w:id="0"/>
      <w:r>
        <w:rPr>
          <w:rStyle w:val="CommentReference"/>
        </w:rPr>
        <w:commentReference w:id="0"/>
      </w:r>
    </w:p>
    <w:p w14:paraId="46DFAC23" w14:textId="77777777" w:rsidR="00EF0D11" w:rsidRDefault="00000000">
      <w:pPr>
        <w:spacing w:after="40"/>
        <w:jc w:val="center"/>
      </w:pPr>
      <w:r>
        <w:rPr>
          <w:noProof/>
        </w:rPr>
        <w:drawing>
          <wp:inline distT="0" distB="0" distL="0" distR="0" wp14:anchorId="08BF7A4C" wp14:editId="34C37CDE">
            <wp:extent cx="118872" cy="1188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edin.png"/>
                    <pic:cNvPicPr/>
                  </pic:nvPicPr>
                  <pic:blipFill>
                    <a:blip r:embed="rId6"/>
                    <a:stretch>
                      <a:fillRect/>
                    </a:stretch>
                  </pic:blipFill>
                  <pic:spPr>
                    <a:xfrm>
                      <a:off x="0" y="0"/>
                      <a:ext cx="118872" cy="118872"/>
                    </a:xfrm>
                    <a:prstGeom prst="rect">
                      <a:avLst/>
                    </a:prstGeom>
                  </pic:spPr>
                </pic:pic>
              </a:graphicData>
            </a:graphic>
          </wp:inline>
        </w:drawing>
      </w:r>
      <w:r>
        <w:rPr>
          <w:sz w:val="19"/>
        </w:rPr>
        <w:t xml:space="preserve">  </w:t>
      </w:r>
      <w:hyperlink r:id="rId7">
        <w:del w:id="9001" w:author="Staff-bar review" w:date="2026-09-27T00:00:00Z">
          <w:r>
            <w:rPr>
              <w:color w:val="1155CC"/>
              <w:sz w:val="19"/>
              <w:u w:val="single"/>
            </w:rPr>
            <w:delText xml:space="preserve">LinkedIn</w:delText>
          </w:r>
        </w:del>
        <w:ins w:id="9002" w:author="Staff-bar review" w:date="2026-09-27T00:00:00Z">
          <w:r>
            <w:rPr>
              <w:color w:val="1155CC"/>
              <w:sz w:val="19"/>
              <w:u w:val="single"/>
            </w:rPr>
            <w:t xml:space="preserve">linkedin.com/in/yadavaps77</w:t>
          </w:r>
        </w:ins>
      </w:hyperlink>
      <w:commentRangeStart w:id="1"/>
      <w:r>
        <w:rPr>
          <w:sz w:val="19"/>
        </w:rPr>
        <w:t xml:space="preserve">   |   </w:t>
      </w:r>
      <w:r>
        <w:rPr>
          <w:noProof/>
        </w:rPr>
        <w:drawing>
          <wp:inline distT="0" distB="0" distL="0" distR="0" wp14:anchorId="4A9A2086" wp14:editId="15DE8049">
            <wp:extent cx="118872" cy="1188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png"/>
                    <pic:cNvPicPr/>
                  </pic:nvPicPr>
                  <pic:blipFill>
                    <a:blip r:embed="rId8"/>
                    <a:stretch>
                      <a:fillRect/>
                    </a:stretch>
                  </pic:blipFill>
                  <pic:spPr>
                    <a:xfrm>
                      <a:off x="0" y="0"/>
                      <a:ext cx="118872" cy="118872"/>
                    </a:xfrm>
                    <a:prstGeom prst="rect">
                      <a:avLst/>
                    </a:prstGeom>
                  </pic:spPr>
                </pic:pic>
              </a:graphicData>
            </a:graphic>
          </wp:inline>
        </w:drawing>
      </w:r>
      <w:del w:id="9003" w:author="Staff-bar review" w:date="2026-09-27T00:00:00Z">
        <w:r>
          <w:rPr>
            <w:sz w:val="19"/>
          </w:rPr>
          <w:delText xml:space="preserve">  +91-97523-73677   |   </w:delText>
        </w:r>
      </w:del>
      <w:ins w:id="9004" w:author="Staff-bar review" w:date="2026-09-27T00:00:00Z">
        <w:r>
          <w:rPr>
            <w:sz w:val="19"/>
          </w:rPr>
          <w:t xml:space="preserve">  +91-97523-73677   |   Noida, India   |   </w:t>
        </w:r>
      </w:ins>
      <w:commentRangeEnd w:id="1"/>
      <w:r>
        <w:rPr>
          <w:rStyle w:val="CommentReference"/>
        </w:rPr>
        <w:commentReference w:id="1"/>
      </w:r>
      <w:r>
        <w:rPr>
          <w:noProof/>
        </w:rPr>
        <w:drawing>
          <wp:inline distT="0" distB="0" distL="0" distR="0" wp14:anchorId="13EC2E90" wp14:editId="66C30D12">
            <wp:extent cx="118872" cy="1188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il.png"/>
                    <pic:cNvPicPr/>
                  </pic:nvPicPr>
                  <pic:blipFill>
                    <a:blip r:embed="rId9"/>
                    <a:stretch>
                      <a:fillRect/>
                    </a:stretch>
                  </pic:blipFill>
                  <pic:spPr>
                    <a:xfrm>
                      <a:off x="0" y="0"/>
                      <a:ext cx="118872" cy="118872"/>
                    </a:xfrm>
                    <a:prstGeom prst="rect">
                      <a:avLst/>
                    </a:prstGeom>
                  </pic:spPr>
                </pic:pic>
              </a:graphicData>
            </a:graphic>
          </wp:inline>
        </w:drawing>
      </w:r>
      <w:r>
        <w:rPr>
          <w:sz w:val="19"/>
        </w:rPr>
        <w:t xml:space="preserve">  </w:t>
      </w:r>
      <w:hyperlink r:id="rId10">
        <w:r>
          <w:rPr>
            <w:color w:val="1155CC"/>
            <w:sz w:val="19"/>
            <w:u w:val="single"/>
          </w:rPr>
          <w:t>yadav.anuj.singh@gmail.com</w:t>
        </w:r>
      </w:hyperlink>
    </w:p>
    <w:p w14:paraId="0DDB9A67" w14:textId="77777777" w:rsidR="00EF0D11" w:rsidRDefault="00000000">
      <w:pPr>
        <w:pBdr>
          <w:bottom w:val="single" w:sz="6" w:space="1" w:color="3C78D8"/>
        </w:pBdr>
        <w:spacing w:before="120" w:after="40"/>
      </w:pPr>
      <w:r>
        <w:rPr>
          <w:b/>
          <w:color w:val="3C78D8"/>
          <w:sz w:val="22"/>
        </w:rPr>
        <w:t>SUMMARY</w:t>
      </w:r>
    </w:p>
    <w:p w14:paraId="3CBF132C" w14:textId="77777777" w:rsidR="00EF0D11" w:rsidRDefault="00000000">
      <w:pPr>
        <w:spacing w:after="40"/>
      </w:pPr>
      <w:commentRangeStart w:id="2"/>
      <w:del w:id="9005" w:author="Staff-bar review" w:date="2026-09-27T00:00:00Z">
        <w:r>
          <w:delText xml:space="preserve">Staff Engineer, 11 years shipping C++ systems and cloud services across Synopsys, Microsoft, and Adobe. At Synopsys, own the DPV C++/RTL Coverage stack used by 8 named marquee customers (Nvidia, Intel, AMD, Apple, ByteDance, Google, Tenstorrent, Untether AI) and led an org-wide architectural decoupling of a 2M-line C++ codebase.</w:delText>
        </w:r>
      </w:del>
      <w:ins w:id="9006" w:author="Staff-bar review" w:date="2026-09-27T00:00:00Z">
        <w:r>
          <w:t xml:space="preserve">Staff Engineer with 11 years shipping C++ at Synopsys, Microsoft and Adobe. At Synopsys VC Formal I own the DPV C++/RTL coverage subsystem end to end, including escalations from 8 semiconductor customer accounts, and led an incremental decoupling of Common code from the Formal engine in a 2M+ line C++ codebase that cut cross-layer dependencies ~75%.</w:t>
        </w:r>
      </w:ins>
      <w:commentRangeEnd w:id="2"/>
      <w:r>
        <w:rPr>
          <w:rStyle w:val="CommentReference"/>
        </w:rPr>
        <w:commentReference w:id="2"/>
      </w:r>
    </w:p>
    <w:p w14:paraId="094F49D7" w14:textId="77777777" w:rsidR="00EF0D11" w:rsidRDefault="00000000">
      <w:pPr>
        <w:pBdr>
          <w:bottom w:val="single" w:sz="6" w:space="1" w:color="3C78D8"/>
        </w:pBdr>
        <w:spacing w:before="120" w:after="40"/>
      </w:pPr>
      <w:commentRangeStart w:id="3"/>
      <w:r>
        <w:rPr>
          <w:b/>
          <w:color w:val="3C78D8"/>
          <w:sz w:val="22"/>
        </w:rPr>
        <w:t>SKILLS</w:t>
      </w:r>
      <w:commentRangeEnd w:id="3"/>
      <w:r>
        <w:rPr>
          <w:rStyle w:val="CommentReference"/>
        </w:rPr>
        <w:commentReference w:id="3"/>
      </w:r>
    </w:p>
    <w:p w14:paraId="41D08231" w14:textId="77777777" w:rsidR="00EF0D11" w:rsidRDefault="00000000">
      <w:pPr>
        <w:spacing w:after="20"/>
      </w:pPr>
      <w:r>
        <w:rPr>
          <w:b/>
        </w:rPr>
        <w:t xml:space="preserve">Languages: </w:t>
      </w:r>
      <w:r>
        <w:t>C++, Python, TCL, Java, C#, TypeScript</w:t>
      </w:r>
    </w:p>
    <w:p w14:paraId="771F5768" w14:textId="77777777" w:rsidR="00EF0D11" w:rsidRDefault="00000000">
      <w:pPr>
        <w:spacing w:after="20"/>
      </w:pPr>
      <w:commentRangeStart w:id="4"/>
      <w:r>
        <w:rPr>
          <w:b/>
        </w:rPr>
        <w:t xml:space="preserve">Formal verification: </w:t>
      </w:r>
      <w:del w:id="9007" w:author="Staff-bar review" w:date="2026-09-27T00:00:00Z">
        <w:r>
          <w:delText xml:space="preserve">DPV, FPV; C++ code coverage, RTL coverage, Cone of Influence (COI), property and assertion density, save/restore session flow</w:delText>
        </w:r>
      </w:del>
      <w:ins w:id="9008" w:author="Staff-bar review" w:date="2026-09-27T00:00:00Z">
        <w:r>
          <w:t xml:space="preserve">DPV (datapath validation), C++ and RTL code coverage, coverage databases, cone-of-influence (COI) analysis, property and assertion density</w:t>
        </w:r>
      </w:ins>
      <w:commentRangeEnd w:id="4"/>
      <w:r>
        <w:rPr>
          <w:rStyle w:val="CommentReference"/>
        </w:rPr>
        <w:commentReference w:id="4"/>
      </w:r>
    </w:p>
    <w:p w14:paraId="0869272C" w14:textId="77777777" w:rsidR="00EF0D11" w:rsidRDefault="00000000">
      <w:pPr>
        <w:spacing w:after="20"/>
      </w:pPr>
      <w:commentRangeStart w:id="5"/>
      <w:r>
        <w:rPr>
          <w:b/>
        </w:rPr>
        <w:t xml:space="preserve">Tools and infra: </w:t>
      </w:r>
      <w:del w:id="9009" w:author="Staff-bar review" w:date="2026-09-27T00:00:00Z">
        <w:r>
          <w:delText xml:space="preserve">VC Formal, Hector, UCAPI, Verdi VDB (view_coverage, embed view), FlexNet/SCL licensing, LCOV, Perforce/P4 Swarm, vgbuild/synmake, LSF, GDB</w:delText>
        </w:r>
      </w:del>
      <w:ins w:id="9010" w:author="Staff-bar review" w:date="2026-09-27T00:00:00Z">
        <w:r>
          <w:t xml:space="preserve">VC Formal, Verdi coverage database (VDB), FlexNet licensing, LCOV, LSF, Perforce, GDB, Linux</w:t>
        </w:r>
      </w:ins>
      <w:commentRangeEnd w:id="5"/>
      <w:r>
        <w:rPr>
          <w:rStyle w:val="CommentReference"/>
        </w:rPr>
        <w:commentReference w:id="5"/>
      </w:r>
    </w:p>
    <w:p w14:paraId="45107629" w14:textId="77777777" w:rsidR="00EF0D11" w:rsidRDefault="00000000">
      <w:pPr>
        <w:spacing w:after="20"/>
      </w:pPr>
      <w:commentRangeStart w:id="6"/>
      <w:r>
        <w:rPr>
          <w:b/>
        </w:rPr>
        <w:t xml:space="preserve">Architecture: </w:t>
      </w:r>
      <w:del w:id="9011" w:author="Staff-bar review" w:date="2026-09-27T00:00:00Z">
        <w:r>
          <w:delText xml:space="preserve">System architecture, dependency inversion</w:delText>
        </w:r>
      </w:del>
      <w:ins w:id="9012" w:author="Staff-bar review" w:date="2026-09-27T00:00:00Z">
        <w:r>
          <w:t xml:space="preserve">Dependency inversion</w:t>
        </w:r>
      </w:ins>
      <w:r>
        <w:t xml:space="preserve">, header-level modularization in large C++ codebases, multi-process IPC, adaptive licensing design</w:t>
      </w:r>
      <w:commentRangeEnd w:id="6"/>
      <w:r>
        <w:rPr>
          <w:rStyle w:val="CommentReference"/>
        </w:rPr>
        <w:commentReference w:id="6"/>
      </w:r>
    </w:p>
    <w:p w14:paraId="2391DF0F" w14:textId="77777777" w:rsidR="00EF0D11" w:rsidRDefault="00000000">
      <w:pPr>
        <w:spacing w:after="20"/>
      </w:pPr>
      <w:commentRangeStart w:id="7"/>
      <w:del w:id="9013" w:author="Staff-bar review" w:date="2026-09-27T00:00:00Z">
        <w:r>
          <w:rPr>
            <w:b/>
          </w:rPr>
          <w:delText xml:space="preserve">Engineering platform: </w:delText>
        </w:r>
      </w:del>
      <w:ins w:id="9014" w:author="Staff-bar review" w:date="2026-09-27T00:00:00Z">
        <w:r>
          <w:rPr>
            <w:b/>
          </w:rPr>
          <w:t xml:space="preserve">AI and analysis tooling: </w:t>
        </w:r>
      </w:ins>
      <w:del w:id="9015" w:author="Staff-bar review" w:date="2026-09-27T00:00:00Z">
        <w:r>
          <w:delText xml:space="preserve">Cursor SDK (custom skills, MDC rules, subagents), knowledge indexing pipeline, JIRA/Swarm/P4 automation, license-validation harness</w:delText>
        </w:r>
      </w:del>
      <w:ins w:id="9016" w:author="Staff-bar review" w:date="2026-09-27T00:00:00Z">
        <w:r>
          <w:t xml:space="preserve">LLVM (DG program slicer, prototype), LLM agent tooling in Cursor (custom skills, searchable doc index), JIRA/Perforce automation, license-probe harness</w:t>
        </w:r>
      </w:ins>
      <w:commentRangeEnd w:id="7"/>
      <w:r>
        <w:rPr>
          <w:rStyle w:val="CommentReference"/>
        </w:rPr>
        <w:commentReference w:id="7"/>
      </w:r>
    </w:p>
    <w:p w14:paraId="2E2705F6" w14:textId="77777777" w:rsidR="00EF0D11" w:rsidRDefault="00000000">
      <w:pPr>
        <w:pBdr>
          <w:bottom w:val="single" w:sz="6" w:space="1" w:color="3C78D8"/>
        </w:pBdr>
        <w:spacing w:before="120" w:after="40"/>
      </w:pPr>
      <w:r>
        <w:rPr>
          <w:b/>
          <w:color w:val="3C78D8"/>
          <w:sz w:val="22"/>
        </w:rPr>
        <w:t>EXPERIENCE</w:t>
      </w:r>
    </w:p>
    <w:p w14:paraId="2A1C7B18" w14:textId="77777777" w:rsidR="00EF0D11" w:rsidRDefault="00000000">
      <w:pPr>
        <w:tabs>
          <w:tab w:val="right" w:pos="10512"/>
        </w:tabs>
        <w:spacing w:before="80" w:after="0"/>
      </w:pPr>
      <w:commentRangeStart w:id="8"/>
      <w:r>
        <w:rPr>
          <w:b/>
        </w:rPr>
        <w:t>Staff Engineer  |  Synopsys Inc</w:t>
      </w:r>
      <w:r>
        <w:tab/>
      </w:r>
      <w:del w:id="9017" w:author="Staff-bar review" w:date="2026-09-27T00:00:00Z">
        <w:r>
          <w:rPr>
            <w:i/>
          </w:rPr>
          <w:delText xml:space="preserve">Noida, India  |  May 2023 - Present</w:delText>
        </w:r>
      </w:del>
      <w:ins w:id="9018" w:author="Staff-bar review" w:date="2026-09-27T00:00:00Z">
        <w:r>
          <w:rPr>
            <w:i/>
          </w:rPr>
          <w:t xml:space="preserve">Noida, India  |  Feb 2024 - Present</w:t>
        </w:r>
      </w:ins>
      <w:commentRangeEnd w:id="8"/>
      <w:r>
        <w:rPr>
          <w:rStyle w:val="CommentReference"/>
        </w:rPr>
        <w:commentReference w:id="8"/>
      </w:r>
    </w:p>
    <w:p w14:paraId="21AB218F" w14:textId="77777777" w:rsidR="00EF0D11" w:rsidRDefault="00000000">
      <w:pPr>
        <w:spacing w:after="0"/>
      </w:pPr>
      <w:del w:id="9019" w:author="Staff-bar review" w:date="2026-09-27T00:00:00Z">
        <w:r>
          <w:rPr>
            <w:i/>
            <w:sz w:val="19"/>
          </w:rPr>
          <w:delText xml:space="preserve">Product: VC Formal (DPV / Hector)</w:delText>
        </w:r>
      </w:del>
      <w:ins w:id="9020" w:author="Staff-bar review" w:date="2026-09-27T00:00:00Z">
        <w:r>
          <w:rPr>
            <w:i/>
            <w:sz w:val="19"/>
          </w:rPr>
          <w:t xml:space="preserve">Promoted from R&amp;D Engineer, Senior II (May 2023 - Jan 2024). Product: VC Formal (DPV)</w:t>
        </w:r>
      </w:ins>
    </w:p>
    <w:p w14:paraId="3D333C9F" w14:textId="77777777" w:rsidR="00EF0D11" w:rsidRDefault="00000000">
      <w:pPr>
        <w:spacing w:after="20"/>
        <w:ind w:left="288" w:hanging="216"/>
      </w:pPr>
      <w:commentRangeStart w:id="9"/>
      <w:del w:id="9021" w:author="Staff-bar review" w:date="2026-09-27T00:00:00Z">
        <w:r>
          <w:delText xml:space="preserve">- Own the DPV C++/RTL Coverage stack (save_covdb, UCAPI-based VDB generation, Verdi integration) shipped in every release since V-2023.12 and used by Nvidia, Intel, AMD, Apple, ByteDance, Google, Tenstorrent, and Untether AI.</w:delText>
        </w:r>
      </w:del>
      <w:ins w:id="9022" w:author="Staff-bar review" w:date="2026-09-27T00:00:00Z">
        <w:r>
          <w:t xml:space="preserve">- Own the DPV C++/RTL coverage subsystem (save_covdb, VDB generation, Verdi integration) end to end: design, every release since V-2023.12, and escalations from 8 semiconductor customer accounts, each taken from root cause to regression test to a fix shipped across all active streams. Presented it at a top GPU customer's internal formal-verification summit.</w:t>
        </w:r>
      </w:ins>
      <w:commentRangeEnd w:id="9"/>
      <w:r>
        <w:rPr>
          <w:rStyle w:val="CommentReference"/>
        </w:rPr>
        <w:commentReference w:id="9"/>
      </w:r>
    </w:p>
    <w:p w14:paraId="71A97926" w14:textId="72476733" w:rsidR="00EF0D11" w:rsidRDefault="00000000">
      <w:pPr>
        <w:spacing w:after="20"/>
        <w:ind w:left="288" w:hanging="216"/>
      </w:pPr>
      <w:commentRangeStart w:id="10"/>
      <w:del w:id="9023" w:author="Staff-bar review" w:date="2026-09-27T00:00:00Z">
        <w:r>
          <w:delText xml:space="preserve">- Architected and drove "One Percent Solution" - an org-wide decoupling of Common code from Formal in a 2M+ line C++ codebase; designed the CommonFormalOptions Framework (dependency inversion), sustained sprint burn-down for 6+ months, cut the internal orange-bubble dependency metric from 132 to 34; delivered an internal Tech Corner talk on the pattern.</w:delText>
        </w:r>
      </w:del>
      <w:ins w:id="9024" w:author="Staff-bar review" w:date="2026-09-27T00:00:00Z">
        <w:r>
          <w:t xml:space="preserve">- Led the decoupling of Common code from the Formal engine in a 2M+ line C++ codebase, a decade-old coupling that had stalled earlier attempts. Chose incremental dependency inversion (a callback-based options layer) over a big-bang split, shipping 2-3 changes per sprint for 6+ months. Cross-layer dependencies down ~75% (132 to 34) [confirm: build-time effect]. Gave an org talk; two engineers now run their own decoupling work on the pattern.</w:t>
        </w:r>
      </w:ins>
      <w:commentRangeEnd w:id="10"/>
      <w:r>
        <w:rPr>
          <w:rStyle w:val="CommentReference"/>
        </w:rPr>
        <w:commentReference w:id="10"/>
      </w:r>
    </w:p>
    <w:p w14:paraId="0D999B66" w14:textId="77777777" w:rsidR="00EF0D11" w:rsidRDefault="00000000">
      <w:pPr>
        <w:spacing w:after="20"/>
        <w:ind w:left="288" w:hanging="216"/>
      </w:pPr>
      <w:commentRangeStart w:id="11"/>
      <w:del w:id="9025" w:author="Staff-bar review" w:date="2026-09-27T00:00:00Z">
        <w:r>
          <w:delText xml:space="preserve">- Led save_covdb delivery: proof-list union semantics, dual-design (-design) flow, UNR-with-constraint annotations, HTML report with sortable call-depth; coordinated with the Verdi GUI team (Taiwan) on VDB; closed 8+ customer issues across FOR-loop parent-block (AMD), switch-case default handling (Intel), statement-level VDB depth (Nvidia).</w:delText>
        </w:r>
      </w:del>
      <w:ins w:id="9026" w:author="Staff-bar review" w:date="2026-09-27T00:00:00Z">
        <w:r>
          <w:t xml:space="preserve">- Built save_covdb from scratch on UCAPI (proof merging, dual-design flow, Verdi VDB output), unblocking customer signoff flows that could not merge proofs or view C++ coverage in Verdi. Agreed the VDB hierarchy with the Verdi team in Taiwan; hardened it through 8+ customer-reported issues and 40+ regression tests.</w:t>
        </w:r>
      </w:ins>
      <w:commentRangeEnd w:id="11"/>
      <w:r>
        <w:rPr>
          <w:rStyle w:val="CommentReference"/>
        </w:rPr>
        <w:commentReference w:id="11"/>
      </w:r>
    </w:p>
    <w:p w14:paraId="58EB3D71" w14:textId="77777777" w:rsidR="00EF0D11" w:rsidRDefault="00000000">
      <w:pPr>
        <w:spacing w:after="20"/>
        <w:ind w:left="288" w:hanging="216"/>
      </w:pPr>
      <w:commentRangeStart w:id="12"/>
      <w:del w:id="9027" w:author="Staff-bar review" w:date="2026-09-27T00:00:00Z">
        <w:r>
          <w:delText xml:space="preserve">- Delivered Property and Assertion Density (report_assertion_density) across the Hector engine, VCF TCL shell, dual-process XML IPC, and HTML reporting; shipped 5 sub-capabilities (bit-level granularity, RTL2RTL flow, output-coverage check, consolidated reporting, NLDM-based design backend) across multiple releases.</w:delText>
        </w:r>
      </w:del>
      <w:ins w:id="9028" w:author="Staff-bar review" w:date="2026-09-27T00:00:00Z">
        <w:r>
          <w:t xml:space="preserve">- Built property and assertion density reporting (report_assertion_density) end to end across the Hector engine, VCF TCL shell, two-process XML IPC and HTML reports, giving DPV the signoff-completeness analytics FPV already had; shipped in TD and three service-pack streams.</w:t>
        </w:r>
      </w:ins>
      <w:commentRangeEnd w:id="12"/>
      <w:r>
        <w:rPr>
          <w:rStyle w:val="CommentReference"/>
        </w:rPr>
        <w:commentReference w:id="12"/>
      </w:r>
    </w:p>
    <w:p w14:paraId="53A10A64" w14:textId="77777777" w:rsidR="00EF0D11" w:rsidRDefault="00000000">
      <w:pPr>
        <w:spacing w:after="20"/>
        <w:ind w:left="288" w:hanging="216"/>
      </w:pPr>
      <w:commentRangeStart w:id="13"/>
      <w:del w:id="9029" w:author="Staff-bar review" w:date="2026-09-27T00:00:00Z">
        <w:r>
          <w:delText xml:space="preserve">- Delivered three-phase DPV licensing modernization (Token -&gt; per-app Cores lift Base and Elite -&gt; Apex with CoDa/FPV/SEQ Elite fallback); built a reusable license-probe validation harness; optimized the license regression suite by 76% while preserving coverage; resolved escalations from Nvidia, Intel, AMD, ByteDance.</w:delText>
        </w:r>
      </w:del>
      <w:ins w:id="9030" w:author="Staff-bar review" w:date="2026-09-27T00:00:00Z">
        <w:r>
          <w:t xml:space="preserve">- Took DPV licensing through three models in two years (Token; per-app Cores, raising Base 1 to 4 and Elite 4 to 12; then Apex), designing the Elite fallback order so existing customers were never locked out by a tier change. Built a T0-T6 license-probe harness that cut probe-regression triage from weeks to ~2 days; trimmed the licensing suite from 38 tests to 9 with coverage preserved.</w:t>
        </w:r>
      </w:ins>
      <w:commentRangeEnd w:id="13"/>
      <w:r>
        <w:rPr>
          <w:rStyle w:val="CommentReference"/>
        </w:rPr>
        <w:commentReference w:id="13"/>
      </w:r>
    </w:p>
    <w:p w14:paraId="64187F35" w14:textId="77777777" w:rsidR="00EF0D11" w:rsidRDefault="00000000">
      <w:pPr>
        <w:spacing w:after="20"/>
        <w:ind w:left="288" w:hanging="216"/>
      </w:pPr>
      <w:commentRangeStart w:id="14"/>
      <w:del w:id="9031" w:author="Staff-bar review" w:date="2026-09-27T00:00:00Z">
        <w:r>
          <w:delText xml:space="preserve">- Extended save_session / restore_session flow to unblock enterprise customers: UAL and case-split procs, SVA visibility after solveNB, report_assertion_density and report_grid_usage in restored sessions, C++ coverage proofs surviving restore; designed XML-based HecProblem persistence; aligned -out_dir semantics across save/restore.</w:delText>
        </w:r>
      </w:del>
      <w:ins w:id="9032" w:author="Staff-bar review" w:date="2026-09-27T00:00:00Z">
        <w:r>
          <w:t xml:space="preserve">- Extended save/restore so enterprise flows (case-split procedures, SVA results, density reports, C++ coverage proofs) survive a restored session, using XML-based problem persistence [confirm: the customer flow this unblocked].</w:t>
        </w:r>
      </w:ins>
      <w:commentRangeEnd w:id="14"/>
      <w:r>
        <w:rPr>
          <w:rStyle w:val="CommentReference"/>
        </w:rPr>
        <w:commentReference w:id="14"/>
      </w:r>
    </w:p>
    <w:p w14:paraId="1AD50F24" w14:textId="77777777" w:rsidR="00EF0D11" w:rsidRDefault="00000000">
      <w:pPr>
        <w:spacing w:after="20"/>
        <w:ind w:left="288" w:hanging="216"/>
        <w:rPr>
          <w:del w:id="9034" w:author="Staff-bar review" w:date="2026-09-27T00:00:00Z"/>
        </w:rPr>
      </w:pPr>
      <w:commentRangeStart w:id="15"/>
      <w:del w:id="9033" w:author="Staff-bar review" w:date="2026-09-27T00:00:00Z">
        <w:r>
          <w:delText>- Resolved customer escalations end-to-end (RCA + regression test + multi-stream ship) for Google, Nvidia, Apple, Intel, AMD, ByteDance, Tenstorrent, and Untether AI.</w:delText>
        </w:r>
      </w:del>
      <w:commentRangeEnd w:id="15"/>
      <w:r>
        <w:rPr>
          <w:rStyle w:val="CommentReference"/>
        </w:rPr>
        <w:commentReference w:id="15"/>
      </w:r>
    </w:p>
    <w:p w14:paraId="7AB2875B" w14:textId="77777777" w:rsidR="00EF0D11" w:rsidRDefault="00000000">
      <w:pPr>
        <w:spacing w:after="20"/>
        <w:ind w:left="288" w:hanging="216"/>
      </w:pPr>
      <w:commentRangeStart w:id="16"/>
      <w:del w:id="9035" w:author="Staff-bar review" w:date="2026-09-27T00:00:00Z">
        <w:r>
          <w:delText xml:space="preserve">- Built an internal Cursor-based engineering platform (9 custom skills, saved plans, 500+ doc searchable knowledge index) that cut regression triage from 2-3 hours to 5-10 minutes and JIRA ramp-up from 3-4 hours to 10-15 minutes.</w:delText>
        </w:r>
      </w:del>
      <w:ins w:id="9036" w:author="Staff-bar review" w:date="2026-09-27T00:00:00Z">
        <w:r>
          <w:t xml:space="preserve">- Built my own LLM agent tooling for VC Formal work in Cursor (9 custom skills, a searchable index of 500+ internal docs); cut my regression triage from 2-3 hours to 5-10 minutes and demoed it to the team [confirm: teammates now using it].</w:t>
        </w:r>
      </w:ins>
      <w:commentRangeEnd w:id="16"/>
      <w:r>
        <w:rPr>
          <w:rStyle w:val="CommentReference"/>
        </w:rPr>
        <w:commentReference w:id="16"/>
      </w:r>
    </w:p>
    <w:p>
      <w:pPr>
        <w:spacing w:after="20"/>
        <w:ind w:left="288" w:hanging="216"/>
        <w:rPr>
          <w:ins w:id="9037" w:author="Staff-bar review" w:date="2026-09-27T00:00:00Z"/>
        </w:rPr>
      </w:pPr>
      <w:ins w:id="9038" w:author="Staff-bar review" w:date="2026-09-27T00:00:00Z">
        <w:r>
          <w:t xml:space="preserve">- Now prototyping a DG/LLVM-based program slicer for cone-of-influence analysis of C++ designs in DPV [confirm: your role and the POC's status].</w:t>
        </w:r>
      </w:ins>
    </w:p>
    <w:p w14:paraId="2DFF9F80" w14:textId="77777777" w:rsidR="00EF0D11" w:rsidRDefault="00000000">
      <w:pPr>
        <w:tabs>
          <w:tab w:val="right" w:pos="10512"/>
        </w:tabs>
        <w:spacing w:before="80" w:after="0"/>
      </w:pPr>
      <w:commentRangeStart w:id="17"/>
      <w:r>
        <w:rPr>
          <w:b/>
        </w:rPr>
        <w:t>Software Engineer II  |  Microsoft</w:t>
      </w:r>
      <w:r>
        <w:tab/>
      </w:r>
      <w:r>
        <w:rPr>
          <w:i/>
        </w:rPr>
        <w:t>Noida, India  |  May 2021 - May 2023</w:t>
      </w:r>
      <w:commentRangeEnd w:id="17"/>
      <w:r>
        <w:rPr>
          <w:rStyle w:val="CommentReference"/>
        </w:rPr>
        <w:commentReference w:id="17"/>
      </w:r>
    </w:p>
    <w:p w14:paraId="4296CBA4" w14:textId="77777777" w:rsidR="00EF0D11" w:rsidRDefault="00000000">
      <w:pPr>
        <w:spacing w:after="20"/>
        <w:ind w:left="288" w:hanging="216"/>
      </w:pPr>
      <w:commentRangeStart w:id="18"/>
      <w:del w:id="9039" w:author="Staff-bar review" w:date="2026-09-27T00:00:00Z">
        <w:r>
          <w:delText xml:space="preserve">- Owned PowerPoint Recording Studio enhancements (camera modes, background blur, Cameo customizable-camera object, video export) driving monthly recording sessions from 1.5M to 4.2M; Cameo shipped to ~1.2M of the 4.2M sessions.</w:delText>
        </w:r>
      </w:del>
      <w:ins w:id="9040" w:author="Staff-bar review" w:date="2026-09-27T00:00:00Z">
        <w:r>
          <w:t xml:space="preserve">- Owned Recording Studio features in PowerPoint Win32 (C++): camera modes, live background blur, video export, and Cameo, a camera object users place on the slide. Monthly recording [confirm: sessions or users] grew from 1.5M to 4.2M over those releases; Cameo reached ~1.2M of them. Led test automation for v1 and added Recording/Export telemetry.</w:t>
        </w:r>
      </w:ins>
      <w:commentRangeEnd w:id="18"/>
      <w:r>
        <w:rPr>
          <w:rStyle w:val="CommentReference"/>
        </w:rPr>
        <w:commentReference w:id="18"/>
      </w:r>
    </w:p>
    <w:p w14:paraId="2E0F19C3" w14:textId="77777777" w:rsidR="00EF0D11" w:rsidRDefault="00000000">
      <w:pPr>
        <w:spacing w:after="20"/>
        <w:ind w:left="288" w:hanging="216"/>
        <w:rPr>
          <w:del w:id="9042" w:author="Staff-bar review" w:date="2026-09-27T00:00:00Z"/>
        </w:rPr>
      </w:pPr>
      <w:commentRangeStart w:id="19"/>
      <w:del w:id="9041" w:author="Staff-bar review" w:date="2026-09-27T00:00:00Z">
        <w:r>
          <w:delText>- Built the Stream 2.0 video insertion and playback module for Excel Win32 (C++/JavaScript/TypeScript/SDX), integrating SharePoint/OneDrive video with multi-service playback for M365 enterprise users.</w:delText>
        </w:r>
      </w:del>
      <w:commentRangeEnd w:id="19"/>
      <w:r>
        <w:rPr>
          <w:rStyle w:val="CommentReference"/>
        </w:rPr>
        <w:commentReference w:id="19"/>
      </w:r>
    </w:p>
    <w:p w14:paraId="145C16C0" w14:textId="77777777" w:rsidR="00EF0D11" w:rsidRDefault="00000000">
      <w:pPr>
        <w:spacing w:after="20"/>
        <w:ind w:left="288" w:hanging="216"/>
      </w:pPr>
      <w:commentRangeStart w:id="20"/>
      <w:del w:id="9043" w:author="Staff-bar review" w:date="2026-09-27T00:00:00Z">
        <w:r>
          <w:delText xml:space="preserve">- Delivered OneDrive Catalog SKU filtering and whitelisting (C#) to shield the upsell path from new SKU releases, preventing sev-2 incidents that historically took 2-3 weeks to fix in production; also contributed to the OneDrive Consumer Purchase Commerce EventHandler (C#, Docker, Azure EventHubs).</w:delText>
        </w:r>
      </w:del>
      <w:ins w:id="9044" w:author="Staff-bar review" w:date="2026-09-27T00:00:00Z">
        <w:r>
          <w:t xml:space="preserve">- New commerce SKUs kept breaking OneDrive's upgrade path as sev-2s that took 2-3 weeks to fix in production; designed catalog filtering with an allowlist (C#) so unsupported SKUs never reached the upgrade API [confirm: incidents after]. Also worked on the purchase-events microservice (C#, Docker, Azure Event Hubs).</w:t>
        </w:r>
      </w:ins>
      <w:commentRangeEnd w:id="20"/>
      <w:r>
        <w:rPr>
          <w:rStyle w:val="CommentReference"/>
        </w:rPr>
        <w:commentReference w:id="20"/>
      </w:r>
    </w:p>
    <w:p w14:paraId="2BE16D1D" w14:textId="77777777" w:rsidR="00EF0D11" w:rsidRDefault="00000000">
      <w:pPr>
        <w:spacing w:after="20"/>
        <w:ind w:left="288" w:hanging="216"/>
        <w:rPr>
          <w:del w:id="9046" w:author="Staff-bar review" w:date="2026-09-27T00:00:00Z"/>
        </w:rPr>
      </w:pPr>
      <w:commentRangeStart w:id="21"/>
      <w:del w:id="9045" w:author="Staff-bar review" w:date="2026-09-27T00:00:00Z">
        <w:r>
          <w:delText>- Led automation for v1 of PowerPoint Explainer Videos and instrumented telemetry across Recording and Export events for feature-health monitoring.</w:delText>
        </w:r>
      </w:del>
      <w:commentRangeEnd w:id="21"/>
      <w:r>
        <w:rPr>
          <w:rStyle w:val="CommentReference"/>
        </w:rPr>
        <w:commentReference w:id="21"/>
      </w:r>
    </w:p>
    <w:p w14:paraId="0223AF35" w14:textId="77777777" w:rsidR="00EF0D11" w:rsidRDefault="00000000">
      <w:pPr>
        <w:tabs>
          <w:tab w:val="right" w:pos="10512"/>
        </w:tabs>
        <w:spacing w:before="80" w:after="0"/>
      </w:pPr>
      <w:commentRangeStart w:id="22"/>
      <w:r>
        <w:rPr>
          <w:b/>
        </w:rPr>
        <w:t>SDE 2 / Member of Technical Staff  |  Adobe</w:t>
      </w:r>
      <w:r>
        <w:tab/>
      </w:r>
      <w:r>
        <w:rPr>
          <w:i/>
        </w:rPr>
        <w:t>Noida, India  |  Aug 2015 - Apr 2021</w:t>
      </w:r>
      <w:commentRangeEnd w:id="22"/>
      <w:r>
        <w:rPr>
          <w:rStyle w:val="CommentReference"/>
        </w:rPr>
        <w:commentReference w:id="22"/>
      </w:r>
    </w:p>
    <w:p w14:paraId="2E05242D" w14:textId="77777777" w:rsidR="00EF0D11" w:rsidRDefault="00000000">
      <w:pPr>
        <w:spacing w:after="20"/>
        <w:ind w:left="288" w:hanging="216"/>
      </w:pPr>
      <w:commentRangeStart w:id="23"/>
      <w:r>
        <w:t xml:space="preserve">- Migrated Photoshop Elements and Premiere Elements from </w:t>
      </w:r>
      <w:del w:id="9047" w:author="Staff-bar review" w:date="2026-09-27T00:00:00Z">
        <w:r>
          <w:delText xml:space="preserve">RIBS to Hyperdrive: redesigned CI/CD pipelines with parallelized independent bundles; cut product install time by</w:delText>
        </w:r>
      </w:del>
      <w:ins w:id="9048" w:author="Staff-bar review" w:date="2026-09-27T00:00:00Z">
        <w:r>
          <w:t xml:space="preserve">the legacy build system to Hyperdrive, parallelizing independent bundles in the CI/CD pipeline; install time down</w:t>
        </w:r>
      </w:ins>
      <w:r>
        <w:t xml:space="preserve"> ~50% on average.</w:t>
      </w:r>
      <w:ins w:id="9049" w:author="Staff-bar review" w:date="2026-09-27T00:00:00Z">
        <w:r>
          <w:t xml:space="preserve"> Spot Award.</w:t>
        </w:r>
      </w:ins>
      <w:commentRangeEnd w:id="23"/>
      <w:r>
        <w:rPr>
          <w:rStyle w:val="CommentReference"/>
        </w:rPr>
        <w:commentReference w:id="23"/>
      </w:r>
    </w:p>
    <w:p w14:paraId="1649945D" w14:textId="77777777" w:rsidR="00EF0D11" w:rsidRDefault="00000000">
      <w:pPr>
        <w:spacing w:after="20"/>
        <w:ind w:left="288" w:hanging="216"/>
      </w:pPr>
      <w:r>
        <w:t xml:space="preserve">- Designed</w:t>
      </w:r>
      <w:del w:id="9050" w:author="Staff-bar review" w:date="2026-09-27T00:00:00Z">
        <w:r>
          <w:delText xml:space="preserve"> and implemented</w:delText>
        </w:r>
      </w:del>
      <w:r>
        <w:t xml:space="preserve"> lazy loading for large files in </w:t>
      </w:r>
      <w:del w:id="9051" w:author="Staff-bar review" w:date="2026-09-27T00:00:00Z">
        <w:r>
          <w:delText xml:space="preserve">AEM Docx Web Editor, cutting overall load time by ~60% for customer-reported freeze / slowness cases.</w:delText>
        </w:r>
      </w:del>
      <w:ins w:id="9052" w:author="Staff-bar review" w:date="2026-09-27T00:00:00Z">
        <w:r>
          <w:t xml:space="preserve">the AEM web editor; load time down ~60% on the files customers had reported as freezing.</w:t>
        </w:r>
      </w:ins>
    </w:p>
    <w:p w14:paraId="1FCD7F3E" w14:textId="77777777" w:rsidR="00EF0D11" w:rsidRDefault="00000000">
      <w:pPr>
        <w:spacing w:after="20"/>
        <w:ind w:left="288" w:hanging="216"/>
      </w:pPr>
      <w:commentRangeStart w:id="24"/>
      <w:del w:id="9053" w:author="Staff-bar review" w:date="2026-09-27T00:00:00Z">
        <w:r>
          <w:delText xml:space="preserve">- Implemented PSE / PRE licensing deactivation on uninstall via payload code and LEID; also delivered MathML support in AEM Docx Web Editor (SVG rendering) and the ColorPop feature in Photoshop Elements 2020 (object masking + background auto-creation workflow).</w:delText>
        </w:r>
      </w:del>
      <w:ins w:id="9054" w:author="Staff-bar review" w:date="2026-09-27T00:00:00Z">
        <w:r>
          <w:t xml:space="preserve">- Also: licensing deactivation on uninstall (Photoshop / Premiere Elements), MathML rendering in the AEM web editor, ColorPop in Photoshop Elements 2020. (C++, Java, React, TypeScript)</w:t>
        </w:r>
      </w:ins>
      <w:commentRangeEnd w:id="24"/>
      <w:r>
        <w:rPr>
          <w:rStyle w:val="CommentReference"/>
        </w:rPr>
        <w:commentReference w:id="24"/>
      </w:r>
    </w:p>
    <w:p w14:paraId="29971DA1" w14:textId="77777777" w:rsidR="00EF0D11" w:rsidRDefault="00000000">
      <w:pPr>
        <w:pBdr>
          <w:bottom w:val="single" w:sz="6" w:space="1" w:color="3C78D8"/>
        </w:pBdr>
        <w:spacing w:before="120" w:after="40"/>
      </w:pPr>
      <w:r>
        <w:rPr>
          <w:b/>
          <w:color w:val="3C78D8"/>
          <w:sz w:val="22"/>
        </w:rPr>
        <w:t>EDUCATION</w:t>
      </w:r>
    </w:p>
    <w:p w14:paraId="2558747E" w14:textId="77777777" w:rsidR="00EF0D11" w:rsidRDefault="00000000">
      <w:pPr>
        <w:spacing w:after="40"/>
      </w:pPr>
      <w:r>
        <w:t>B.Tech, Computer Science - Maulana Azad National Institute of Technology (NIT Bhopal) | 2011 - 2015 | GPA 8.27/10</w:t>
      </w:r>
    </w:p>
    <w:p w14:paraId="4D79D8CB" w14:textId="77777777" w:rsidR="00EF0D11" w:rsidRDefault="00000000">
      <w:pPr>
        <w:pBdr>
          <w:bottom w:val="single" w:sz="6" w:space="1" w:color="3C78D8"/>
        </w:pBdr>
        <w:spacing w:before="120" w:after="40"/>
        <w:rPr>
          <w:del w:id="9056" w:author="Staff-bar review" w:date="2026-09-27T00:00:00Z"/>
        </w:rPr>
      </w:pPr>
      <w:commentRangeStart w:id="25"/>
      <w:del w:id="9055" w:author="Staff-bar review" w:date="2026-09-27T00:00:00Z">
        <w:r>
          <w:rPr>
            <w:b/>
            <w:color w:val="3C78D8"/>
            <w:sz w:val="22"/>
          </w:rPr>
          <w:delText>AWARDS</w:delText>
        </w:r>
      </w:del>
      <w:commentRangeEnd w:id="25"/>
      <w:r>
        <w:rPr>
          <w:rStyle w:val="CommentReference"/>
        </w:rPr>
        <w:commentReference w:id="25"/>
      </w:r>
    </w:p>
    <w:p w14:paraId="567EC779" w14:textId="77777777" w:rsidR="00EF0D11" w:rsidRDefault="00000000">
      <w:pPr>
        <w:spacing w:after="20"/>
        <w:ind w:left="288" w:hanging="216"/>
        <w:rPr>
          <w:del w:id="9058" w:author="Staff-bar review" w:date="2026-09-27T00:00:00Z"/>
        </w:rPr>
      </w:pPr>
      <w:commentRangeStart w:id="26"/>
      <w:del w:id="9057" w:author="Staff-bar review" w:date="2026-09-27T00:00:00Z">
        <w:r>
          <w:delText>- Spot Award, Synopsys (VP-nominated) - closest estimate in an org-wide code-complexity assessment exercise.</w:delText>
        </w:r>
      </w:del>
      <w:commentRangeEnd w:id="26"/>
      <w:r>
        <w:rPr>
          <w:rStyle w:val="CommentReference"/>
        </w:rPr>
        <w:commentReference w:id="26"/>
      </w:r>
    </w:p>
    <w:p w14:paraId="58B76418" w14:textId="77777777" w:rsidR="00EF0D11" w:rsidRDefault="00000000">
      <w:pPr>
        <w:spacing w:after="20"/>
        <w:ind w:left="288" w:hanging="216"/>
        <w:rPr>
          <w:del w:id="9060" w:author="Staff-bar review" w:date="2026-09-27T00:00:00Z"/>
        </w:rPr>
      </w:pPr>
      <w:commentRangeStart w:id="27"/>
      <w:del w:id="9059" w:author="Staff-bar review" w:date="2026-09-27T00:00:00Z">
        <w:r>
          <w:delText>- Team Recognition, Synopsys - delivery of the DPV C++ frontend and C++ Coverage subsystem.</w:delText>
        </w:r>
      </w:del>
      <w:commentRangeEnd w:id="27"/>
      <w:r>
        <w:rPr>
          <w:rStyle w:val="CommentReference"/>
        </w:rPr>
        <w:commentReference w:id="27"/>
      </w:r>
    </w:p>
    <w:p w14:paraId="0E87BF38" w14:textId="77777777" w:rsidR="00EF0D11" w:rsidRDefault="00000000">
      <w:pPr>
        <w:spacing w:after="20"/>
        <w:ind w:left="288" w:hanging="216"/>
        <w:rPr>
          <w:del w:id="9062" w:author="Staff-bar review" w:date="2026-09-27T00:00:00Z"/>
        </w:rPr>
      </w:pPr>
      <w:del w:id="9061" w:author="Staff-bar review" w:date="2026-09-27T00:00:00Z">
        <w:r>
          <w:delText>- Spot Award, Adobe - delivery of the RIBS -&gt; Hyperdrive migration in Photoshop Elements.</w:delText>
        </w:r>
      </w:del>
    </w:p>
    <w:sectPr w:rsidR="00EF0D11" w:rsidSect="00034616">
      <w:pgSz w:w="12240" w:h="15840"/>
      <w:pgMar w:top="720" w:right="864" w:bottom="720" w:left="864"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Staff-bar review" w:initials="SR" w:date="2026-09-27T14:41:03Z">
    <w:p>
      <w:pPr>
        <w:pStyle w:val="CommentText"/>
      </w:pPr>
      <w:r>
        <w:rPr>
          <w:rStyle w:val="CommentReference"/>
        </w:rPr>
        <w:annotationRef/>
      </w:r>
      <w:r>
        <w:t>HOW TO READ THIS: comments carry the critique, tagged [CRITICAL] / [HIGH] / [MED] / [LOW]. Redlines are the proposed text. Review &gt; Accept All produces the rewrite. Anything in [confirm: ...] needs your answer; if no number exists, delete the bracket and keep the sentence.</w:t>
      </w:r>
    </w:p>
    <w:p>
      <w:pPr>
        <w:pStyle w:val="CommentText"/>
      </w:pPr>
      <w:r>
        <w:t>VERDICT for Cadence / Siemens EDA Staff-Lead-Principal SWE: closer to the bar than the FAANG version. The domain vocabulary, customer-facing ownership and the decoupling story fit a Cadence Principal SWE / Siemens Staff profile. Three things hold it back. (1) It sends Synopsys's customer list and per-customer escalation detail to Synopsys's direct competitors, a judgment red flag before anyone reads your skills. (2) The Staff-since-May-2023 title/date mismatch. (3) It positions you as a formal-verification specialist, when your real strength, and what you can defend in a panel, is C++ tool infrastructure: coverage databases, licensing, IPC, codebase architecture.</w:t>
      </w:r>
    </w:p>
    <w:p>
      <w:pPr>
        <w:pStyle w:val="CommentText"/>
      </w:pPr>
      <w:r>
        <w:t>Target infrastructure/platform roles on formal and simulation products (Jasper platform, Questa/OneSpin infrastructure, coverage/debug tooling), not formal-engine or algorithm roles, where a panel will test BMC/induction/SAT depth your own notes say you don't have yet.</w:t>
      </w:r>
    </w:p>
    <w:p>
      <w:pPr>
        <w:pStyle w:val="CommentText"/>
      </w:pPr>
      <w:r>
        <w:t>For Nvidia/AMD/Intel/Qualcomm CAD or methodology teams, use a copy of this version with the customer names restored. There, 'I supported your formal team' is an asset.</w:t>
      </w:r>
    </w:p>
  </w:comment>
  <w:comment w:id="1" w:author="Staff-bar review" w:initials="SR" w:date="2026-09-27T14:41:03Z">
    <w:p>
      <w:pPr>
        <w:pStyle w:val="CommentText"/>
      </w:pPr>
      <w:r>
        <w:rPr>
          <w:rStyle w:val="CommentReference"/>
        </w:rPr>
        <w:annotationRef/>
      </w:r>
      <w:r>
        <w:t>[MED] Header. The visible text is the word 'LinkedIn', so text-only parsers (Naukri, most ATS) and printed copies lose the URL. There's no location either, and recruiters filter on it first. The icons, especially the Gmail logo, add nothing; optional to drop.</w:t>
      </w:r>
    </w:p>
  </w:comment>
  <w:comment w:id="2" w:author="Staff-bar review" w:initials="SR" w:date="2026-09-27T14:41:03Z">
    <w:p>
      <w:pPr>
        <w:pStyle w:val="CommentText"/>
      </w:pPr>
      <w:r>
        <w:rPr>
          <w:rStyle w:val="CommentReference"/>
        </w:rPr>
        <w:annotationRef/>
      </w:r>
      <w:r>
        <w:t>[HIGH] Better than the FAANG summary (it says 11 years and leads with C++), but it lists all 8 Synopsys customers. On a resume going to Cadence and Siemens, that is the single biggest judgment risk in either file: an EDA hiring manager reads it as 'will share our customer list next'. 'Marquee' is filler. Say '8 semiconductor customer accounts'; names can come out in the interview if asked. Also add the one judgment call that makes you Staff rather than senior: the incremental decoupling.</w:t>
      </w:r>
    </w:p>
  </w:comment>
  <w:comment w:id="3" w:author="Staff-bar review" w:initials="SR" w:date="2026-09-27T14:41:03Z">
    <w:p>
      <w:pPr>
        <w:pStyle w:val="CommentText"/>
      </w:pPr>
      <w:r>
        <w:rPr>
          <w:rStyle w:val="CommentReference"/>
        </w:rPr>
        <w:annotationRef/>
      </w:r>
      <w:r>
        <w:t>[MED] Section order. Five lines of keywords take the top third of page 1. Move SKILLS below EXPERIENCE or compress it to 2-3 lines, so the Synopsys bullets start higher. Do this by hand; a tracked block move is messy in Word 2010.</w:t>
      </w:r>
    </w:p>
  </w:comment>
  <w:comment w:id="4" w:author="Staff-bar review" w:initials="SR" w:date="2026-09-27T14:41:03Z">
    <w:p>
      <w:pPr>
        <w:pStyle w:val="CommentText"/>
      </w:pPr>
      <w:r>
        <w:rPr>
          <w:rStyle w:val="CommentReference"/>
        </w:rPr>
        <w:annotationRef/>
      </w:r>
      <w:r>
        <w:t>[HIGH] Careful. Your own notes say formal and RTL concepts are where you're slowest. Every term here is a question a Cadence Jasper or Siemens OneSpin panel can ask at depth. 'FPV' is listed though your work is DPV. 'Save/restore session flow' is a feature, not a skill. List what you built and can defend. Add SVA or SystemVerilog only if you'd be comfortable writing properties live.</w:t>
      </w:r>
    </w:p>
  </w:comment>
  <w:comment w:id="5" w:author="Staff-bar review" w:initials="SR" w:date="2026-09-27T14:41:03Z">
    <w:p>
      <w:pPr>
        <w:pStyle w:val="CommentText"/>
      </w:pPr>
      <w:r>
        <w:rPr>
          <w:rStyle w:val="CommentReference"/>
        </w:rPr>
        <w:annotationRef/>
      </w:r>
      <w:r>
        <w:t>[LOW] 'Hector', 'UCAPI', 'vgbuild/synmake' and Verdi command names (view_coverage, embed view) are Synopsys-internal. Cadence and Siemens readers know Verdi/VDB and FlexNet; the rest reads as noise, or as leaking internals.</w:t>
      </w:r>
    </w:p>
  </w:comment>
  <w:comment w:id="6" w:author="Staff-bar review" w:initials="SR" w:date="2026-09-27T14:41:03Z">
    <w:p>
      <w:pPr>
        <w:pStyle w:val="CommentText"/>
      </w:pPr>
      <w:r>
        <w:rPr>
          <w:rStyle w:val="CommentReference"/>
        </w:rPr>
        <w:annotationRef/>
      </w:r>
      <w:r>
        <w:t>[LOW] 'System architecture' is empty; everything after it is specific. Drop it.</w:t>
      </w:r>
    </w:p>
  </w:comment>
  <w:comment w:id="7" w:author="Staff-bar review" w:initials="SR" w:date="2026-09-27T14:41:03Z">
    <w:p>
      <w:pPr>
        <w:pStyle w:val="CommentText"/>
      </w:pPr>
      <w:r>
        <w:rPr>
          <w:rStyle w:val="CommentReference"/>
        </w:rPr>
        <w:annotationRef/>
      </w:r>
      <w:r>
        <w:t>[HIGH] 'Engineering platform' implies something a team uses. Per your notes it's personal tooling with one team demo (see the matching bullet). The DG/LLVM program slicer is real, current, relevant work, and it's missing; it's also the most relevant new skill for C++ COI analysis roles.</w:t>
      </w:r>
    </w:p>
  </w:comment>
  <w:comment w:id="8" w:author="Staff-bar review" w:initials="SR" w:date="2026-09-27T14:41:03Z">
    <w:p>
      <w:pPr>
        <w:pStyle w:val="CommentText"/>
      </w:pPr>
      <w:r>
        <w:rPr>
          <w:rStyle w:val="CommentReference"/>
        </w:rPr>
        <w:annotationRef/>
      </w:r>
      <w:r>
        <w:t>[CRITICAL] Title/date mismatch. LinkedIn says R&amp;D Engineer, Senior II May 2023 - Jan 2024, then Staff Feb 2024 - present. This line claims Staff from May 2023. Indian background-verification vendors check designation and dates against HR, and a mismatch on your current employer can stall an offer at the last step. Promotion to Staff in ~9 months is also a better story than 'joined as Staff'. It's ~2 years 8 months as Staff, not ~3 years; say that in recruiter calls too.</w:t>
      </w:r>
    </w:p>
  </w:comment>
  <w:comment w:id="9" w:author="Staff-bar review" w:initials="SR" w:date="2026-09-27T14:41:03Z">
    <w:p>
      <w:pPr>
        <w:pStyle w:val="CommentText"/>
      </w:pPr>
      <w:r>
        <w:rPr>
          <w:rStyle w:val="CommentReference"/>
        </w:rPr>
        <w:annotationRef/>
      </w:r>
      <w:r>
        <w:t>[HIGH] Strongest Staff signal, weakest framing. (1) The customer names appear 3 times in this version (summary, here, escalations bullet), plus per-customer fixes in the save_covdb bullet. Sent to a Synopsys competitor, that's the confidentiality flag from the header note. (2) 'Own' is undefined: design authority? escalation owner? how many contributors? [confirm: sole owner, or leading N engineers? If you lead others, say so; it's the difference between Senior and Staff scope]. (3) The Nvidia summit talk is missing. It was in your July source bullet and got dropped. Redacted to 'a top GPU customer' for the competitor-facing version. (4) The escalations bullet is folded in; it said the same thing a second time.</w:t>
      </w:r>
    </w:p>
  </w:comment>
  <w:comment w:id="10" w:author="Staff-bar review" w:initials="SR" w:date="2026-09-27T14:41:03Z">
    <w:p>
      <w:pPr>
        <w:pStyle w:val="CommentText"/>
      </w:pPr>
      <w:r>
        <w:rPr>
          <w:rStyle w:val="CommentReference"/>
        </w:rPr>
        <w:annotationRef/>
      </w:r>
      <w:r>
        <w:t>[HIGH] Best bullet, undersold, and full of internal names. 'One Percent Solution', 'CommonFormalOptions Framework' and 'orange-bubble dependency metric' mean nothing at Cadence or Siemens; 'orange-bubble' is literally an internal tool's UI colour. 132 to 34 has no unit a reader understands; translate it into rebuild count or build time [pull from the IWYU reports; don't use '2000+ files' or '61 to &lt;10 headers' until re-checked]. The judgment (incremental dependency inversion instead of a big-bang split, after earlier attempts stalled) and the adoption (two engineers now run it themselves) are the Staff signals, and both are missing. 'Org-wide' with no team count sounds inflated.</w:t>
      </w:r>
    </w:p>
  </w:comment>
  <w:comment w:id="11" w:author="Staff-bar review" w:initials="SR" w:date="2026-09-27T14:41:03Z">
    <w:p>
      <w:pPr>
        <w:pStyle w:val="CommentText"/>
      </w:pPr>
      <w:r>
        <w:rPr>
          <w:rStyle w:val="CommentReference"/>
        </w:rPr>
        <w:annotationRef/>
      </w:r>
      <w:r>
        <w:t>[MED] A detail dump with no before/after, and it overlaps bullet 1 (save_covdb appears in both). The per-customer fix list (AMD FOR-loop, Intel switch-case, Nvidia VDB depth) is exactly the customer-specific detail to keep off a resume going to competitors. 'Led delivery': your notes say primary developer plus the cross-site design agreement with the Verdi team, so 'built' is accurate and still strong.</w:t>
      </w:r>
    </w:p>
  </w:comment>
  <w:comment w:id="12" w:author="Staff-bar review" w:initials="SR" w:date="2026-09-27T14:41:03Z">
    <w:p>
      <w:pPr>
        <w:pStyle w:val="CommentText"/>
      </w:pPr>
      <w:r>
        <w:rPr>
          <w:rStyle w:val="CommentReference"/>
        </w:rPr>
        <w:annotationRef/>
      </w:r>
      <w:r>
        <w:t>[MED] A feature list of 5 sub-capabilities with no user and no outcome. The why exists in your notes: DPV had no equivalent of FPV's density analytics, and customers needed it for signoff completeness. [confirm: which customers adopted it; if none you can say, cut this bullet.]</w:t>
      </w:r>
    </w:p>
  </w:comment>
  <w:comment w:id="13" w:author="Staff-bar review" w:initials="SR" w:date="2026-09-27T14:41:03Z">
    <w:p>
      <w:pPr>
        <w:pStyle w:val="CommentText"/>
      </w:pPr>
      <w:r>
        <w:rPr>
          <w:rStyle w:val="CommentReference"/>
        </w:rPr>
        <w:annotationRef/>
      </w:r>
      <w:r>
        <w:t>[HIGH] Three architectures, two years, customer-facing, and it's written as a product-SKU string (Token -&gt; Cores lift Base and Elite -&gt; Apex with CoDa/FPV/SEQ Elite fallback). The judgment is hidden: the fallback order exists so existing customers weren't locked out. The best number is missing: the T0-T6 probe harness cut triage from weeks to ~2 days and was used 4+ times. '76%' says nothing about what it bought. Customer names repeat here. (Base 1 to 4 / Elite 4 to 12 comes from your July plan file; double-check it against the Apex docs before sending.)</w:t>
      </w:r>
    </w:p>
  </w:comment>
  <w:comment w:id="14" w:author="Staff-bar review" w:initials="SR" w:date="2026-09-27T14:41:03Z">
    <w:p>
      <w:pPr>
        <w:pStyle w:val="CommentText"/>
      </w:pPr>
      <w:r>
        <w:rPr>
          <w:rStyle w:val="CommentReference"/>
        </w:rPr>
        <w:annotationRef/>
      </w:r>
      <w:r>
        <w:t>[MED] The most internal-sounding line in either file: UAL, solveNB, HecProblem, -out_dir, report_grid_usage. It has no outcome and 'to unblock enterprise customers' has no customer or flow. [confirm: which customer flow did this unblock?] If you can't say, keep it to one line like this or cut it.</w:t>
      </w:r>
    </w:p>
  </w:comment>
  <w:comment w:id="15" w:author="Staff-bar review" w:initials="SR" w:date="2026-09-27T14:41:03Z">
    <w:p>
      <w:pPr>
        <w:pStyle w:val="CommentText"/>
      </w:pPr>
      <w:r>
        <w:rPr>
          <w:rStyle w:val="CommentReference"/>
        </w:rPr>
        <w:annotationRef/>
      </w:r>
      <w:r>
        <w:t>[HIGH] Delete. It's the third full listing of the customer roster and duplicates bullet 1, where the escalation pattern now lives.</w:t>
      </w:r>
    </w:p>
  </w:comment>
  <w:comment w:id="16" w:author="Staff-bar review" w:initials="SR" w:date="2026-09-27T14:41:03Z">
    <w:p>
      <w:pPr>
        <w:pStyle w:val="CommentText"/>
      </w:pPr>
      <w:r>
        <w:rPr>
          <w:rStyle w:val="CommentReference"/>
        </w:rPr>
        <w:annotationRef/>
      </w:r>
      <w:r>
        <w:t>[CRITICAL] Scope inflation. 'Internal engineering platform' plus team-sounding time savings implies other engineers use it. Your notes say sole builder, sole daily user, one team demo. 'How many people use it?' will be asked, and 'just me' damages every other claim. Either frame it as personal (below), or get 2-3 teammates on it before interviews and state the count. JIRA ramp-up (3-4h to 10-15 min) is dropped for the same reason.</w:t>
      </w:r>
    </w:p>
    <w:p>
      <w:pPr>
        <w:pStyle w:val="CommentText"/>
      </w:pPr>
      <w:r>
        <w:t>The program slicer (new line below) is current, technical and relevant to EDA C++ analysis roles. It was missing entirely.</w:t>
      </w:r>
    </w:p>
  </w:comment>
  <w:comment w:id="17" w:author="Staff-bar review" w:initials="SR" w:date="2026-09-27T14:41:03Z">
    <w:p>
      <w:pPr>
        <w:pStyle w:val="CommentText"/>
      </w:pPr>
      <w:r>
        <w:rPr>
          <w:rStyle w:val="CommentReference"/>
        </w:rPr>
        <w:annotationRef/>
      </w:r>
      <w:r>
        <w:t>[LOW] For EDA readers, four Microsoft bullets put too much weight on unrelated products. Cut to two (Recording Studio and SKU filtering) and use the space for Synopsys leadership evidence.</w:t>
      </w:r>
    </w:p>
  </w:comment>
  <w:comment w:id="18" w:author="Staff-bar review" w:initials="SR" w:date="2026-09-27T14:41:03Z">
    <w:p>
      <w:pPr>
        <w:pStyle w:val="CommentText"/>
      </w:pPr>
      <w:r>
        <w:rPr>
          <w:rStyle w:val="CommentReference"/>
        </w:rPr>
        <w:annotationRef/>
      </w:r>
      <w:r>
        <w:t>[HIGH] Attribution inflation. 'Driving monthly recording sessions from 1.5M to 4.2M' credits you with a 2.8x change during the 2021 remote-work boom, in your first months at Microsoft (Explainer Videos ran Jun-Nov 2021). The metric name is also inconsistent across your sources (MAU vs sessions). State what you built, give the number as context, and confirm the metric. Automation and telemetry are merged in.</w:t>
      </w:r>
    </w:p>
  </w:comment>
  <w:comment w:id="19" w:author="Staff-bar review" w:initials="SR" w:date="2026-09-27T14:41:03Z">
    <w:p>
      <w:pPr>
        <w:pStyle w:val="CommentText"/>
      </w:pPr>
      <w:r>
        <w:rPr>
          <w:rStyle w:val="CommentReference"/>
        </w:rPr>
        <w:annotationRef/>
      </w:r>
      <w:r>
        <w:t>[LOW] Cut for the EDA version (see the note on the Microsoft header).</w:t>
      </w:r>
    </w:p>
  </w:comment>
  <w:comment w:id="20" w:author="Staff-bar review" w:initials="SR" w:date="2026-09-27T14:41:03Z">
    <w:p>
      <w:pPr>
        <w:pStyle w:val="CommentText"/>
      </w:pPr>
      <w:r>
        <w:rPr>
          <w:rStyle w:val="CommentReference"/>
        </w:rPr>
        <w:annotationRef/>
      </w:r>
      <w:r>
        <w:t>[MED] Good problem statement, buried decision, and a second project jammed onto the end. 'Whitelisting' should be 'allowlist'. [confirm: incidents after the fix]</w:t>
      </w:r>
    </w:p>
  </w:comment>
  <w:comment w:id="21" w:author="Staff-bar review" w:initials="SR" w:date="2026-09-27T14:41:03Z">
    <w:p>
      <w:pPr>
        <w:pStyle w:val="CommentText"/>
      </w:pPr>
      <w:r>
        <w:rPr>
          <w:rStyle w:val="CommentReference"/>
        </w:rPr>
        <w:annotationRef/>
      </w:r>
      <w:r>
        <w:t>[LOW] Merged into the Recording Studio bullet.</w:t>
      </w:r>
    </w:p>
  </w:comment>
  <w:comment w:id="22" w:author="Staff-bar review" w:initials="SR" w:date="2026-09-27T14:41:03Z">
    <w:p>
      <w:pPr>
        <w:pStyle w:val="CommentText"/>
      </w:pPr>
      <w:r>
        <w:rPr>
          <w:rStyle w:val="CommentReference"/>
        </w:rPr>
        <w:annotationRef/>
      </w:r>
      <w:r>
        <w:t>[MED] Title: LinkedIn shows MTS (Aug 2015 - Jan 2017) then SDE 2, and an older resume says 'Member of Technical Staff 2'. Use exactly what Adobe HR recorded. Also set 'Keep with next' on every role-header line so a header can never sit alone at the bottom of a page.</w:t>
      </w:r>
    </w:p>
  </w:comment>
  <w:comment w:id="23" w:author="Staff-bar review" w:initials="SR" w:date="2026-09-27T14:41:03Z">
    <w:p>
      <w:pPr>
        <w:pStyle w:val="CommentText"/>
      </w:pPr>
      <w:r>
        <w:rPr>
          <w:rStyle w:val="CommentReference"/>
        </w:rPr>
        <w:annotationRef/>
      </w:r>
      <w:r>
        <w:t>[LOW] Solid. The Spot Award is folded in so the Awards section can go. 'RIBS' is Adobe-internal.</w:t>
      </w:r>
    </w:p>
  </w:comment>
  <w:comment w:id="24" w:author="Staff-bar review" w:initials="SR" w:date="2026-09-27T14:41:03Z">
    <w:p>
      <w:pPr>
        <w:pStyle w:val="CommentText"/>
      </w:pPr>
      <w:r>
        <w:rPr>
          <w:rStyle w:val="CommentReference"/>
        </w:rPr>
        <w:annotationRef/>
      </w:r>
      <w:r>
        <w:t>[LOW] Three unrelated items with internal acronyms. Compress to one 'also' line. Keep the licensing item: it gives you a 10-year licensing thread (Adobe to Synopsys), which Cadence/Siemens licensing teams will notice.</w:t>
      </w:r>
    </w:p>
  </w:comment>
  <w:comment w:id="25" w:author="Staff-bar review" w:initials="SR" w:date="2026-09-27T14:41:03Z">
    <w:p>
      <w:pPr>
        <w:pStyle w:val="CommentText"/>
      </w:pPr>
      <w:r>
        <w:rPr>
          <w:rStyle w:val="CommentReference"/>
        </w:rPr>
        <w:annotationRef/>
      </w:r>
      <w:r>
        <w:t>[MED] At Staff level an Awards section is mostly filler, and here it's actively weak. The Adobe award moved into its bullet.</w:t>
      </w:r>
    </w:p>
  </w:comment>
  <w:comment w:id="26" w:author="Staff-bar review" w:initials="SR" w:date="2026-09-27T14:41:03Z">
    <w:p>
      <w:pPr>
        <w:pStyle w:val="CommentText"/>
      </w:pPr>
      <w:r>
        <w:rPr>
          <w:rStyle w:val="CommentReference"/>
        </w:rPr>
        <w:annotationRef/>
      </w:r>
      <w:r>
        <w:t>[HIGH] Remove. It's a prize for the closest guess in an estimation exercise. On a Staff resume it reads as trivia.</w:t>
      </w:r>
    </w:p>
  </w:comment>
  <w:comment w:id="27" w:author="Staff-bar review" w:initials="SR" w:date="2026-09-27T14:41:03Z">
    <w:p>
      <w:pPr>
        <w:pStyle w:val="CommentText"/>
      </w:pPr>
      <w:r>
        <w:rPr>
          <w:rStyle w:val="CommentReference"/>
        </w:rPr>
        <w:annotationRef/>
      </w:r>
      <w:r>
        <w:t>[LOW] A team award is weak individual signal. Remove.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2494453">
    <w:abstractNumId w:val="8"/>
  </w:num>
  <w:num w:numId="2" w16cid:durableId="1539926058">
    <w:abstractNumId w:val="6"/>
  </w:num>
  <w:num w:numId="3" w16cid:durableId="88431630">
    <w:abstractNumId w:val="5"/>
  </w:num>
  <w:num w:numId="4" w16cid:durableId="393434796">
    <w:abstractNumId w:val="4"/>
  </w:num>
  <w:num w:numId="5" w16cid:durableId="1315790482">
    <w:abstractNumId w:val="7"/>
  </w:num>
  <w:num w:numId="6" w16cid:durableId="553152525">
    <w:abstractNumId w:val="3"/>
  </w:num>
  <w:num w:numId="7" w16cid:durableId="572082780">
    <w:abstractNumId w:val="2"/>
  </w:num>
  <w:num w:numId="8" w16cid:durableId="641077040">
    <w:abstractNumId w:val="1"/>
  </w:num>
  <w:num w:numId="9" w16cid:durableId="708722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58A"/>
    <w:rsid w:val="0029639D"/>
    <w:rsid w:val="00326F90"/>
    <w:rsid w:val="00550B19"/>
    <w:rsid w:val="00AA1D8D"/>
    <w:rsid w:val="00B47730"/>
    <w:rsid w:val="00CB0664"/>
    <w:rsid w:val="00EF0D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0D65E3"/>
  <w14:defaultImageDpi w14:val="300"/>
  <w15:docId w15:val="{9902416A-E6B4-4292-9C75-94DABC977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s="Calibri"/>
      <w:color w:val="0F0F0F"/>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www.linkedin.com/in/yadavaps77"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yadav.anuj.singh@gmail.com" TargetMode="Externa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848</Words>
  <Characters>4836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Anuj Pratap Singh Yadav</cp:lastModifiedBy>
  <cp:revision>2</cp:revision>
  <dcterms:created xsi:type="dcterms:W3CDTF">2013-12-23T23:15:00Z</dcterms:created>
  <dcterms:modified xsi:type="dcterms:W3CDTF">2026-07-05T09:59:00Z</dcterms:modified>
  <cp:category/>
</cp:coreProperties>
</file>