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ACE0" w14:textId="77777777" w:rsidR="001114D6" w:rsidRDefault="00000000">
      <w:pPr>
        <w:spacing w:after="20"/>
        <w:jc w:val="center"/>
      </w:pPr>
      <w:commentRangeStart w:id="0"/>
      <w:r>
        <w:rPr>
          <w:b/>
          <w:color w:val="3C78D8"/>
          <w:sz w:val="32"/>
        </w:rPr>
        <w:t>Anuj Pratap Singh Yadav</w:t>
      </w:r>
      <w:commentRangeEnd w:id="0"/>
      <w:r>
        <w:rPr>
          <w:rStyle w:val="CommentReference"/>
        </w:rPr>
        <w:commentReference w:id="0"/>
      </w:r>
    </w:p>
    <w:p w14:paraId="148DCC2B" w14:textId="77777777" w:rsidR="001114D6" w:rsidRDefault="00000000">
      <w:pPr>
        <w:spacing w:after="40"/>
        <w:jc w:val="center"/>
      </w:pPr>
      <w:r>
        <w:rPr>
          <w:noProof/>
        </w:rPr>
        <w:drawing>
          <wp:inline distT="0" distB="0" distL="0" distR="0" wp14:anchorId="38385F1C" wp14:editId="65A595C1">
            <wp:extent cx="118872" cy="118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png"/>
                    <pic:cNvPicPr/>
                  </pic:nvPicPr>
                  <pic:blipFill>
                    <a:blip r:embed="rId6"/>
                    <a:stretch>
                      <a:fillRect/>
                    </a:stretch>
                  </pic:blipFill>
                  <pic:spPr>
                    <a:xfrm>
                      <a:off x="0" y="0"/>
                      <a:ext cx="118872" cy="118872"/>
                    </a:xfrm>
                    <a:prstGeom prst="rect">
                      <a:avLst/>
                    </a:prstGeom>
                  </pic:spPr>
                </pic:pic>
              </a:graphicData>
            </a:graphic>
          </wp:inline>
        </w:drawing>
      </w:r>
      <w:r>
        <w:rPr>
          <w:sz w:val="19"/>
        </w:rPr>
        <w:t xml:space="preserve">  </w:t>
      </w:r>
      <w:hyperlink r:id="rId7">
        <w:del w:id="9001" w:author="Staff-bar review" w:date="2026-09-27T00:00:00Z">
          <w:r>
            <w:rPr>
              <w:color w:val="1155CC"/>
              <w:sz w:val="19"/>
              <w:u w:val="single"/>
            </w:rPr>
            <w:delText xml:space="preserve">LinkedIn</w:delText>
          </w:r>
        </w:del>
        <w:ins w:id="9002" w:author="Staff-bar review" w:date="2026-09-27T00:00:00Z">
          <w:r>
            <w:rPr>
              <w:color w:val="1155CC"/>
              <w:sz w:val="19"/>
              <w:u w:val="single"/>
            </w:rPr>
            <w:t xml:space="preserve">linkedin.com/in/yadavaps77</w:t>
          </w:r>
        </w:ins>
      </w:hyperlink>
      <w:commentRangeStart w:id="1"/>
      <w:r>
        <w:rPr>
          <w:sz w:val="19"/>
        </w:rPr>
        <w:t xml:space="preserve">   |   </w:t>
      </w:r>
      <w:r>
        <w:rPr>
          <w:noProof/>
        </w:rPr>
        <w:drawing>
          <wp:inline distT="0" distB="0" distL="0" distR="0" wp14:anchorId="1C6EEC20" wp14:editId="66654763">
            <wp:extent cx="118872" cy="118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png"/>
                    <pic:cNvPicPr/>
                  </pic:nvPicPr>
                  <pic:blipFill>
                    <a:blip r:embed="rId8"/>
                    <a:stretch>
                      <a:fillRect/>
                    </a:stretch>
                  </pic:blipFill>
                  <pic:spPr>
                    <a:xfrm>
                      <a:off x="0" y="0"/>
                      <a:ext cx="118872" cy="118872"/>
                    </a:xfrm>
                    <a:prstGeom prst="rect">
                      <a:avLst/>
                    </a:prstGeom>
                  </pic:spPr>
                </pic:pic>
              </a:graphicData>
            </a:graphic>
          </wp:inline>
        </w:drawing>
      </w:r>
      <w:del w:id="9003" w:author="Staff-bar review" w:date="2026-09-27T00:00:00Z">
        <w:r>
          <w:rPr>
            <w:sz w:val="19"/>
          </w:rPr>
          <w:delText xml:space="preserve">  +91-97523-73677   |   </w:delText>
        </w:r>
      </w:del>
      <w:ins w:id="9004" w:author="Staff-bar review" w:date="2026-09-27T00:00:00Z">
        <w:r>
          <w:rPr>
            <w:sz w:val="19"/>
          </w:rPr>
          <w:t xml:space="preserve">  +91-97523-73677   |   Noida, India   |   </w:t>
        </w:r>
      </w:ins>
      <w:commentRangeEnd w:id="1"/>
      <w:r>
        <w:rPr>
          <w:rStyle w:val="CommentReference"/>
        </w:rPr>
        <w:commentReference w:id="1"/>
      </w:r>
      <w:r>
        <w:rPr>
          <w:noProof/>
        </w:rPr>
        <w:drawing>
          <wp:inline distT="0" distB="0" distL="0" distR="0" wp14:anchorId="567090E8" wp14:editId="3773FC5C">
            <wp:extent cx="118872" cy="118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png"/>
                    <pic:cNvPicPr/>
                  </pic:nvPicPr>
                  <pic:blipFill>
                    <a:blip r:embed="rId9"/>
                    <a:stretch>
                      <a:fillRect/>
                    </a:stretch>
                  </pic:blipFill>
                  <pic:spPr>
                    <a:xfrm>
                      <a:off x="0" y="0"/>
                      <a:ext cx="118872" cy="118872"/>
                    </a:xfrm>
                    <a:prstGeom prst="rect">
                      <a:avLst/>
                    </a:prstGeom>
                  </pic:spPr>
                </pic:pic>
              </a:graphicData>
            </a:graphic>
          </wp:inline>
        </w:drawing>
      </w:r>
      <w:r>
        <w:rPr>
          <w:sz w:val="19"/>
        </w:rPr>
        <w:t xml:space="preserve">  </w:t>
      </w:r>
      <w:hyperlink r:id="rId10">
        <w:r>
          <w:rPr>
            <w:color w:val="1155CC"/>
            <w:sz w:val="19"/>
            <w:u w:val="single"/>
          </w:rPr>
          <w:t>yadav.anuj.singh@gmail.com</w:t>
        </w:r>
      </w:hyperlink>
    </w:p>
    <w:p w14:paraId="1EDE4957" w14:textId="77777777" w:rsidR="001114D6" w:rsidRDefault="00000000">
      <w:pPr>
        <w:pBdr>
          <w:bottom w:val="single" w:sz="6" w:space="1" w:color="3C78D8"/>
        </w:pBdr>
        <w:spacing w:before="120" w:after="40"/>
      </w:pPr>
      <w:r>
        <w:rPr>
          <w:b/>
          <w:color w:val="3C78D8"/>
          <w:sz w:val="22"/>
        </w:rPr>
        <w:t>SUMMARY</w:t>
      </w:r>
    </w:p>
    <w:p w14:paraId="50B05F87" w14:textId="77777777" w:rsidR="001114D6" w:rsidRDefault="00000000">
      <w:pPr>
        <w:spacing w:after="40"/>
      </w:pPr>
      <w:commentRangeStart w:id="2"/>
      <w:del w:id="9005" w:author="Staff-bar review" w:date="2026-09-27T00:00:00Z">
        <w:r>
          <w:delText xml:space="preserve">Staff Engineer with a decade of full-stack shipping - desktop binaries, enterprise web, and cloud SaaS at Microsoft (Cameo shipped to ~1.2M of 4.2M monthly PowerPoint recording sessions) - now working on high-performance C++ inside the formal-verification tools that every major chipmaker runs. Currently owns the C++/RTL coverage stack at Synopsys across 8 named semiconductor customers, and drove an org-wide architectural decoupling of a 2M-line C++ codebase.</w:delText>
        </w:r>
      </w:del>
      <w:ins w:id="9006" w:author="Staff-bar review" w:date="2026-09-27T00:00:00Z">
        <w:r>
          <w:t xml:space="preserve">Staff Engineer with 11 years in large, long-lived C++ codebases: Photoshop Elements (Adobe), Office Win32 (Microsoft) and now Synopsys VC Formal, a 2M+ line formal-verification product. I own a customer-facing C++ subsystem end to end and led an incremental decoupling of shared code from engine internals that cut cross-layer dependencies ~75% without a rewrite; two engineers now apply the pattern independently.</w:t>
        </w:r>
      </w:ins>
      <w:commentRangeEnd w:id="2"/>
      <w:r>
        <w:rPr>
          <w:rStyle w:val="CommentReference"/>
        </w:rPr>
        <w:commentReference w:id="2"/>
      </w:r>
    </w:p>
    <w:p w14:paraId="194D9E7A" w14:textId="77777777" w:rsidR="001114D6" w:rsidRDefault="00000000">
      <w:pPr>
        <w:pBdr>
          <w:bottom w:val="single" w:sz="6" w:space="1" w:color="3C78D8"/>
        </w:pBdr>
        <w:spacing w:before="120" w:after="40"/>
      </w:pPr>
      <w:commentRangeStart w:id="3"/>
      <w:r>
        <w:rPr>
          <w:b/>
          <w:color w:val="3C78D8"/>
          <w:sz w:val="22"/>
        </w:rPr>
        <w:t>SKILLS</w:t>
      </w:r>
      <w:commentRangeEnd w:id="3"/>
      <w:r>
        <w:rPr>
          <w:rStyle w:val="CommentReference"/>
        </w:rPr>
        <w:commentReference w:id="3"/>
      </w:r>
    </w:p>
    <w:p w14:paraId="51C57F64" w14:textId="77777777" w:rsidR="001114D6" w:rsidRDefault="00000000">
      <w:pPr>
        <w:spacing w:after="20"/>
      </w:pPr>
      <w:commentRangeStart w:id="4"/>
      <w:r>
        <w:rPr>
          <w:b/>
        </w:rPr>
        <w:t xml:space="preserve">Languages: </w:t>
      </w:r>
      <w:r>
        <w:t xml:space="preserve">C++, Java, C#, TypeScript/JavaScript, Python</w:t>
      </w:r>
      <w:del w:id="9007" w:author="Staff-bar review" w:date="2026-09-27T00:00:00Z">
        <w:r>
          <w:delText xml:space="preserve">, Go (study repo)</w:delText>
        </w:r>
      </w:del>
      <w:commentRangeEnd w:id="4"/>
      <w:r>
        <w:rPr>
          <w:rStyle w:val="CommentReference"/>
        </w:rPr>
        <w:commentReference w:id="4"/>
      </w:r>
    </w:p>
    <w:p w14:paraId="20B50DB3" w14:textId="77777777" w:rsidR="001114D6" w:rsidRDefault="00000000">
      <w:pPr>
        <w:spacing w:after="20"/>
      </w:pPr>
      <w:commentRangeStart w:id="5"/>
      <w:r>
        <w:rPr>
          <w:b/>
        </w:rPr>
        <w:t xml:space="preserve">Systems: </w:t>
      </w:r>
      <w:del w:id="9008" w:author="Staff-bar review" w:date="2026-09-27T00:00:00Z">
        <w:r>
          <w:delText xml:space="preserve">Distributed systems, microservices, multi-process IPC, event-driven architectures, large-codebase refactoring, dependency management</w:delText>
        </w:r>
      </w:del>
      <w:ins w:id="9009" w:author="Staff-bar review" w:date="2026-09-27T00:00:00Z">
        <w:r>
          <w:t xml:space="preserve">Modern C++ (C++17), large-codebase refactoring and modularization, dependency inversion, multi-process IPC, performance optimization, Linux, GDB</w:t>
        </w:r>
      </w:ins>
      <w:commentRangeEnd w:id="5"/>
      <w:r>
        <w:rPr>
          <w:rStyle w:val="CommentReference"/>
        </w:rPr>
        <w:commentReference w:id="5"/>
      </w:r>
    </w:p>
    <w:p w14:paraId="5CDB54DB" w14:textId="77777777" w:rsidR="001114D6" w:rsidRDefault="00000000">
      <w:pPr>
        <w:spacing w:after="20"/>
      </w:pPr>
      <w:commentRangeStart w:id="6"/>
      <w:r>
        <w:rPr>
          <w:b/>
        </w:rPr>
        <w:t xml:space="preserve">Backend / Cloud: </w:t>
      </w:r>
      <w:del w:id="9010" w:author="Staff-bar review" w:date="2026-09-27T00:00:00Z">
        <w:r>
          <w:delText xml:space="preserve">Azure (EventHubs, SharePoint), Docker, REST APIs, telemetry and metrics, SDX; multi-service integration</w:delText>
        </w:r>
      </w:del>
      <w:ins w:id="9011" w:author="Staff-bar review" w:date="2026-09-27T00:00:00Z">
        <w:r>
          <w:t xml:space="preserve">C# services on Azure (Event Hubs), Docker, REST APIs, product telemetry</w:t>
        </w:r>
      </w:ins>
      <w:commentRangeEnd w:id="6"/>
      <w:r>
        <w:rPr>
          <w:rStyle w:val="CommentReference"/>
        </w:rPr>
        <w:commentReference w:id="6"/>
      </w:r>
    </w:p>
    <w:p w14:paraId="655344AD" w14:textId="77777777" w:rsidR="001114D6" w:rsidRDefault="00000000">
      <w:pPr>
        <w:spacing w:after="20"/>
      </w:pPr>
      <w:commentRangeStart w:id="7"/>
      <w:r>
        <w:rPr>
          <w:b/>
        </w:rPr>
        <w:t xml:space="preserve">Frontend / Desktop: </w:t>
      </w:r>
      <w:del w:id="9012" w:author="Staff-bar review" w:date="2026-09-27T00:00:00Z">
        <w:r>
          <w:delText xml:space="preserve">React, TypeScript, HTML/CSS; </w:delText>
        </w:r>
      </w:del>
      <w:ins w:id="9013" w:author="Staff-bar review" w:date="2026-09-27T00:00:00Z">
        <w:r>
          <w:t xml:space="preserve">React, TypeScript; </w:t>
        </w:r>
      </w:ins>
      <w:r>
        <w:t xml:space="preserve">C++ Win32 desktop (PowerPoint, Excel, Photoshop Elements)</w:t>
      </w:r>
      <w:commentRangeEnd w:id="7"/>
      <w:r>
        <w:rPr>
          <w:rStyle w:val="CommentReference"/>
        </w:rPr>
        <w:commentReference w:id="7"/>
      </w:r>
    </w:p>
    <w:p w14:paraId="467E88FF" w14:textId="77777777" w:rsidR="001114D6" w:rsidRDefault="00000000">
      <w:pPr>
        <w:spacing w:after="20"/>
      </w:pPr>
      <w:commentRangeStart w:id="8"/>
      <w:r>
        <w:rPr>
          <w:b/>
        </w:rPr>
        <w:t xml:space="preserve">Tooling and AI: </w:t>
      </w:r>
      <w:del w:id="9014" w:author="Staff-bar review" w:date="2026-09-27T00:00:00Z">
        <w:r>
          <w:delText xml:space="preserve">Cursor SDK (built custom skills, MDC rules, subagents, knowledge-indexing pipeline), Perforce/Git, CI/CD (RIBS/Hyperdrive, vgbuild/synmake), LLVM-adjacent</w:delText>
        </w:r>
      </w:del>
      <w:ins w:id="9015" w:author="Staff-bar review" w:date="2026-09-27T00:00:00Z">
        <w:r>
          <w:t xml:space="preserve">LLVM (program-slicing prototype), LLM agent tooling (custom Cursor skills, searchable doc index), Perforce, Git, CI/CD</w:t>
        </w:r>
      </w:ins>
      <w:commentRangeEnd w:id="8"/>
      <w:r>
        <w:rPr>
          <w:rStyle w:val="CommentReference"/>
        </w:rPr>
        <w:commentReference w:id="8"/>
      </w:r>
    </w:p>
    <w:p w14:paraId="7F5A8AE8" w14:textId="77777777" w:rsidR="001114D6" w:rsidRDefault="00000000">
      <w:pPr>
        <w:pBdr>
          <w:bottom w:val="single" w:sz="6" w:space="1" w:color="3C78D8"/>
        </w:pBdr>
        <w:spacing w:before="120" w:after="40"/>
      </w:pPr>
      <w:r>
        <w:rPr>
          <w:b/>
          <w:color w:val="3C78D8"/>
          <w:sz w:val="22"/>
        </w:rPr>
        <w:t>EXPERIENCE</w:t>
      </w:r>
    </w:p>
    <w:p w14:paraId="4F8FD22D" w14:textId="77777777" w:rsidR="001114D6" w:rsidRDefault="00000000">
      <w:pPr>
        <w:tabs>
          <w:tab w:val="right" w:pos="10512"/>
        </w:tabs>
        <w:spacing w:before="80" w:after="0"/>
      </w:pPr>
      <w:commentRangeStart w:id="9"/>
      <w:r>
        <w:rPr>
          <w:b/>
        </w:rPr>
        <w:t>Staff Engineer  |  Synopsys Inc</w:t>
      </w:r>
      <w:r>
        <w:tab/>
      </w:r>
      <w:del w:id="9016" w:author="Staff-bar review" w:date="2026-09-27T00:00:00Z">
        <w:r>
          <w:rPr>
            <w:i/>
          </w:rPr>
          <w:delText xml:space="preserve">Noida, India  |  May 2023 - Present</w:delText>
        </w:r>
      </w:del>
      <w:ins w:id="9017" w:author="Staff-bar review" w:date="2026-09-27T00:00:00Z">
        <w:r>
          <w:rPr>
            <w:i/>
          </w:rPr>
          <w:t xml:space="preserve">Noida, India  |  Feb 2024 - Present</w:t>
        </w:r>
      </w:ins>
      <w:commentRangeEnd w:id="9"/>
      <w:r>
        <w:rPr>
          <w:rStyle w:val="CommentReference"/>
        </w:rPr>
        <w:commentReference w:id="9"/>
      </w:r>
    </w:p>
    <w:p w14:paraId="5B7EF7C4" w14:textId="77777777" w:rsidR="001114D6" w:rsidRDefault="00000000">
      <w:pPr>
        <w:spacing w:after="0"/>
      </w:pPr>
      <w:commentRangeStart w:id="10"/>
      <w:del w:id="9018" w:author="Staff-bar review" w:date="2026-09-27T00:00:00Z">
        <w:r>
          <w:rPr>
            <w:i/>
            <w:sz w:val="19"/>
          </w:rPr>
          <w:delText xml:space="preserve">Product: VC Formal (DPV / Hector)</w:delText>
        </w:r>
      </w:del>
      <w:ins w:id="9019" w:author="Staff-bar review" w:date="2026-09-27T00:00:00Z">
        <w:r>
          <w:rPr>
            <w:i/>
            <w:sz w:val="19"/>
          </w:rPr>
          <w:t xml:space="preserve">Promoted from R&amp;D Engineer, Senior II (May 2023 - Jan 2024). Product: VC Formal, formal verification for chip design</w:t>
        </w:r>
      </w:ins>
      <w:commentRangeEnd w:id="10"/>
      <w:r>
        <w:rPr>
          <w:rStyle w:val="CommentReference"/>
        </w:rPr>
        <w:commentReference w:id="10"/>
      </w:r>
    </w:p>
    <w:p w14:paraId="30F3F7DD" w14:textId="77777777" w:rsidR="001114D6" w:rsidRDefault="00000000">
      <w:pPr>
        <w:spacing w:after="20"/>
        <w:ind w:left="288" w:hanging="216"/>
      </w:pPr>
      <w:commentRangeStart w:id="11"/>
      <w:del w:id="9020" w:author="Staff-bar review" w:date="2026-09-27T00:00:00Z">
        <w:r>
          <w:delText xml:space="preserve">- Own the C++/RTL coverage subsystem in Synopsys' flagship formal-verification tool used by 8 named semiconductor customers (Nvidia, Intel, AMD, Apple, ByteDance, Google, Tenstorrent, Untether AI); shipped in every release since V-2023.12.</w:delText>
        </w:r>
      </w:del>
      <w:ins w:id="9021" w:author="Staff-bar review" w:date="2026-09-27T00:00:00Z">
        <w:r>
          <w:t xml:space="preserve">- Own the C++/RTL coverage subsystem of VC Formal end to end: design, every release since 2023, and escalations from 8 semiconductor customers (incl. Nvidia, Intel, AMD, Apple, Google), each taken from root cause to regression test to a fix shipped across all active release streams. Presented the work at Nvidia's internal formal-verification summit.</w:t>
        </w:r>
      </w:ins>
      <w:commentRangeEnd w:id="11"/>
      <w:r>
        <w:rPr>
          <w:rStyle w:val="CommentReference"/>
        </w:rPr>
        <w:commentReference w:id="11"/>
      </w:r>
    </w:p>
    <w:p w14:paraId="1A78B513" w14:textId="77777777" w:rsidR="001114D6" w:rsidRDefault="00000000">
      <w:pPr>
        <w:spacing w:after="20"/>
        <w:ind w:left="288" w:hanging="216"/>
      </w:pPr>
      <w:commentRangeStart w:id="12"/>
      <w:del w:id="9022" w:author="Staff-bar review" w:date="2026-09-27T00:00:00Z">
        <w:r>
          <w:delText xml:space="preserve">- Architected and drove an org-wide decoupling initiative in a 2M+ line C++ codebase: designed a callback-based options framework (dependency inversion) that lets shared code stay unaware of application internals; sustained 2-3 CLs per sprint for 6+ months; cut the internal dependency metric from 132 to 34; delivered an internal Tech Corner talk on the pattern.</w:delText>
        </w:r>
      </w:del>
      <w:ins w:id="9023" w:author="Staff-bar review" w:date="2026-09-27T00:00:00Z">
        <w:r>
          <w:t xml:space="preserve">- Led the decoupling of shared code from engine internals in a 2M+ line C++ codebase, a decade-old coupling that had stalled earlier attempts. Chose incremental dependency inversion (a callback-based options layer) over a big-bang module split, shipping 2-3 changes per sprint for 6+ months. Cross-layer dependencies down ~75% (132 to 34) [confirm: build-time or rebuild-count effect]. Gave an org talk; two engineers now run their own decoupling work on the pattern.</w:t>
        </w:r>
      </w:ins>
      <w:commentRangeEnd w:id="12"/>
      <w:r>
        <w:rPr>
          <w:rStyle w:val="CommentReference"/>
        </w:rPr>
        <w:commentReference w:id="12"/>
      </w:r>
    </w:p>
    <w:p w14:paraId="23C760F0" w14:textId="77777777" w:rsidR="001114D6" w:rsidRDefault="00000000">
      <w:pPr>
        <w:spacing w:after="20"/>
        <w:ind w:left="288" w:hanging="216"/>
      </w:pPr>
      <w:commentRangeStart w:id="13"/>
      <w:del w:id="9024" w:author="Staff-bar review" w:date="2026-09-27T00:00:00Z">
        <w:r>
          <w:delText xml:space="preserve">- Led delivery of a coverage-database subsystem on top of a proprietary coverage API (append-only DB generation, proof-list union semantics, dual-design flow, HTML report with sortable columns); coordinated with the GUI team in Taiwan on database integration; closed 8+ customer-reported issues.</w:delText>
        </w:r>
      </w:del>
      <w:ins w:id="9025" w:author="Staff-bar review" w:date="2026-09-27T00:00:00Z">
        <w:r>
          <w:t xml:space="preserve">- Built the coverage-database writer from scratch on a proprietary coverage API, unblocking customer signoff flows that could not merge proofs or save coverage for the viewer. Agreed the database hierarchy with the viewer team in Taiwan; hardened it through 8+ customer-reported issues and 40+ regression tests.</w:t>
        </w:r>
      </w:ins>
      <w:commentRangeEnd w:id="13"/>
      <w:r>
        <w:rPr>
          <w:rStyle w:val="CommentReference"/>
        </w:rPr>
        <w:commentReference w:id="13"/>
      </w:r>
    </w:p>
    <w:p w14:paraId="32DE9228" w14:textId="77777777" w:rsidR="001114D6" w:rsidRDefault="00000000">
      <w:pPr>
        <w:spacing w:after="20"/>
        <w:ind w:left="288" w:hanging="216"/>
      </w:pPr>
      <w:commentRangeStart w:id="14"/>
      <w:del w:id="9026" w:author="Staff-bar review" w:date="2026-09-27T00:00:00Z">
        <w:r>
          <w:delText xml:space="preserve">- Delivered a three-phase licensing modernization for the DPV product line (token licensing -&gt; per-app cores lift -&gt; adaptive-fallback licensing across product tiers); built a reusable license-probe validation harness; optimized the licensing regression suite by 76% while preserving coverage; resolved customer escalations from Nvidia, Intel, AMD, ByteDance.</w:delText>
        </w:r>
      </w:del>
      <w:ins w:id="9027" w:author="Staff-bar review" w:date="2026-09-27T00:00:00Z">
        <w:r>
          <w:t xml:space="preserve">- Took the product line's licensing through three models in two years (token, per-app cores, tiered with fallback), designing the fallback order so existing customers were never locked out by a tier change. Built a license-probe harness that turned regression triage from weeks into ~2 days, and cut the licensing suite from 38 tests to 9 with coverage preserved.</w:t>
        </w:r>
      </w:ins>
      <w:commentRangeEnd w:id="14"/>
      <w:r>
        <w:rPr>
          <w:rStyle w:val="CommentReference"/>
        </w:rPr>
        <w:commentReference w:id="14"/>
      </w:r>
    </w:p>
    <w:p w14:paraId="1F99E080" w14:textId="77777777" w:rsidR="001114D6" w:rsidRDefault="00000000">
      <w:pPr>
        <w:spacing w:after="20"/>
        <w:ind w:left="288" w:hanging="216"/>
      </w:pPr>
      <w:commentRangeStart w:id="15"/>
      <w:del w:id="9028" w:author="Staff-bar review" w:date="2026-09-27T00:00:00Z">
        <w:r>
          <w:delText xml:space="preserve">- Delivered Property &amp; Assertion Density across native engine, TCL command shell, dual-process XML IPC, and HTML reporting; shipped 5 sub-capabilities across multiple releases.</w:delText>
        </w:r>
      </w:del>
      <w:ins w:id="9029" w:author="Staff-bar review" w:date="2026-09-27T00:00:00Z">
        <w:r>
          <w:t xml:space="preserve">- Built property and assertion density reporting end to end (engine, TCL shell, two-process XML IPC, HTML report) so customers could measure verification completeness on datapath designs, closing a gap with the sister product; shipped in 4 release streams.</w:t>
        </w:r>
      </w:ins>
      <w:commentRangeEnd w:id="15"/>
      <w:r>
        <w:rPr>
          <w:rStyle w:val="CommentReference"/>
        </w:rPr>
        <w:commentReference w:id="15"/>
      </w:r>
    </w:p>
    <w:p w14:paraId="6D464B6A" w14:textId="77777777" w:rsidR="001114D6" w:rsidRDefault="00000000">
      <w:pPr>
        <w:spacing w:after="20"/>
        <w:ind w:left="288" w:hanging="216"/>
        <w:rPr>
          <w:del w:id="9031" w:author="Staff-bar review" w:date="2026-09-27T00:00:00Z"/>
        </w:rPr>
      </w:pPr>
      <w:commentRangeStart w:id="16"/>
      <w:del w:id="9030" w:author="Staff-bar review" w:date="2026-09-27T00:00:00Z">
        <w:r>
          <w:delText>- Owned end-to-end customer incidents (root-cause + regression test + multi-stream ship) for Google, Nvidia, Apple, Intel, AMD, ByteDance, Tenstorrent, and Untether AI.</w:delText>
        </w:r>
      </w:del>
      <w:commentRangeEnd w:id="16"/>
      <w:r>
        <w:rPr>
          <w:rStyle w:val="CommentReference"/>
        </w:rPr>
        <w:commentReference w:id="16"/>
      </w:r>
    </w:p>
    <w:p w14:paraId="3CC81533" w14:textId="77777777" w:rsidR="001114D6" w:rsidRDefault="00000000">
      <w:pPr>
        <w:spacing w:after="20"/>
        <w:ind w:left="288" w:hanging="216"/>
      </w:pPr>
      <w:commentRangeStart w:id="17"/>
      <w:del w:id="9032" w:author="Staff-bar review" w:date="2026-09-27T00:00:00Z">
        <w:r>
          <w:delText xml:space="preserve">- Built an internal Cursor-based engineering-productivity platform (9 custom skills, saved plans, 500+ doc searchable knowledge index) that cut regression triage from 2-3 hours to 5-10 minutes and JIRA ramp-up from 3-4 hours to 10-15 minutes.</w:delText>
        </w:r>
      </w:del>
      <w:ins w:id="9033" w:author="Staff-bar review" w:date="2026-09-27T00:00:00Z">
        <w:r>
          <w:t xml:space="preserve">- Built my own LLM agent tooling for this codebase in Cursor (9 custom skills, a searchable index of 500+ internal docs); cut my regression triage from 2-3 hours to 5-10 minutes and demoed it to the team [confirm: teammates now using it].</w:t>
        </w:r>
      </w:ins>
      <w:commentRangeEnd w:id="17"/>
      <w:r>
        <w:rPr>
          <w:rStyle w:val="CommentReference"/>
        </w:rPr>
        <w:commentReference w:id="17"/>
      </w:r>
    </w:p>
    <w:p>
      <w:pPr>
        <w:spacing w:after="20"/>
        <w:ind w:left="288" w:hanging="216"/>
        <w:rPr>
          <w:ins w:id="9034" w:author="Staff-bar review" w:date="2026-09-27T00:00:00Z"/>
        </w:rPr>
      </w:pPr>
      <w:ins w:id="9035" w:author="Staff-bar review" w:date="2026-09-27T00:00:00Z">
        <w:r>
          <w:t xml:space="preserve">- Now prototyping an LLVM-based program slicer for cone-of-influence analysis of C++ designs [confirm: your role; drop if it can't be named].</w:t>
        </w:r>
      </w:ins>
    </w:p>
    <w:p w14:paraId="62E20A62" w14:textId="77777777" w:rsidR="001114D6" w:rsidRDefault="00000000">
      <w:pPr>
        <w:tabs>
          <w:tab w:val="right" w:pos="10512"/>
        </w:tabs>
        <w:spacing w:before="80" w:after="0"/>
      </w:pPr>
      <w:commentRangeStart w:id="18"/>
      <w:r>
        <w:rPr>
          <w:b/>
        </w:rPr>
        <w:t>Software Engineer II  |  Microsoft</w:t>
      </w:r>
      <w:r>
        <w:tab/>
      </w:r>
      <w:r>
        <w:rPr>
          <w:i/>
        </w:rPr>
        <w:t>Noida, India  |  May 2021 - May 2023</w:t>
      </w:r>
      <w:commentRangeEnd w:id="18"/>
      <w:r>
        <w:rPr>
          <w:rStyle w:val="CommentReference"/>
        </w:rPr>
        <w:commentReference w:id="18"/>
      </w:r>
    </w:p>
    <w:p w14:paraId="14B54F09" w14:textId="77777777" w:rsidR="001114D6" w:rsidRDefault="00000000">
      <w:pPr>
        <w:spacing w:after="20"/>
        <w:ind w:left="288" w:hanging="216"/>
      </w:pPr>
      <w:commentRangeStart w:id="19"/>
      <w:del w:id="9036" w:author="Staff-bar review" w:date="2026-09-27T00:00:00Z">
        <w:r>
          <w:delText xml:space="preserve">- Owned PowerPoint Recording Studio enhancements (camera modes, background blur, Cameo customizable-camera object, video export) driving monthly recording sessions from 1.5M to 4.2M; Cameo shipped to ~1.2M of the 4.2M sessions.</w:delText>
        </w:r>
      </w:del>
      <w:ins w:id="9037" w:author="Staff-bar review" w:date="2026-09-27T00:00:00Z">
        <w:r>
          <w:t xml:space="preserve">- Owned Recording Studio features in PowerPoint Win32 (C++): camera modes, live background blur, video export, and Cameo, a camera object users place on the slide. Monthly recording [confirm: sessions or users] grew from 1.5M to 4.2M over those releases; Cameo reached ~1.2M of them. Led test automation for v1 and added Recording/Export telemetry.</w:t>
        </w:r>
      </w:ins>
      <w:commentRangeEnd w:id="19"/>
      <w:r>
        <w:rPr>
          <w:rStyle w:val="CommentReference"/>
        </w:rPr>
        <w:commentReference w:id="19"/>
      </w:r>
    </w:p>
    <w:p w14:paraId="0AA5C24C" w14:textId="77777777" w:rsidR="001114D6" w:rsidRDefault="00000000">
      <w:pPr>
        <w:spacing w:after="20"/>
        <w:ind w:left="288" w:hanging="216"/>
      </w:pPr>
      <w:commentRangeStart w:id="20"/>
      <w:r>
        <w:t xml:space="preserve">- Built the </w:t>
      </w:r>
      <w:del w:id="9038" w:author="Staff-bar review" w:date="2026-09-27T00:00:00Z">
        <w:r>
          <w:delText xml:space="preserve">Stream 2.0</w:delText>
        </w:r>
      </w:del>
      <w:ins w:id="9039" w:author="Staff-bar review" w:date="2026-09-27T00:00:00Z">
        <w:r>
          <w:t xml:space="preserve">standalone</w:t>
        </w:r>
      </w:ins>
      <w:r>
        <w:t xml:space="preserve"> video insertion and playback </w:t>
      </w:r>
      <w:del w:id="9040" w:author="Staff-bar review" w:date="2026-09-27T00:00:00Z">
        <w:r>
          <w:delText xml:space="preserve">module for Excel Win32 (C++/JavaScript/TypeScript/SDX), integrating SharePoint/OneDrive video with multi-service playback for M365 enterprise users.</w:delText>
        </w:r>
      </w:del>
      <w:ins w:id="9041" w:author="Staff-bar review" w:date="2026-09-27T00:00:00Z">
        <w:r>
          <w:t xml:space="preserve">component for Stream 2.0 in Excel Win32 (C++, TypeScript), for SharePoint and OneDrive video.</w:t>
        </w:r>
      </w:ins>
      <w:commentRangeEnd w:id="20"/>
      <w:r>
        <w:rPr>
          <w:rStyle w:val="CommentReference"/>
        </w:rPr>
        <w:commentReference w:id="20"/>
      </w:r>
    </w:p>
    <w:p w14:paraId="141B8FAA" w14:textId="77777777" w:rsidR="001114D6" w:rsidRDefault="00000000">
      <w:pPr>
        <w:spacing w:after="20"/>
        <w:ind w:left="288" w:hanging="216"/>
      </w:pPr>
      <w:commentRangeStart w:id="21"/>
      <w:del w:id="9042" w:author="Staff-bar review" w:date="2026-09-27T00:00:00Z">
        <w:r>
          <w:delText xml:space="preserve">- Delivered OneDrive Catalog SKU filtering and whitelisting (C#) to shield the upsell path from new SKU releases, preventing sev-2 incidents that historically took 2-3 weeks to fix in production; also contributed to the OneDrive Consumer Purchase Commerce EventHandler (C#, Docker, Azure EventHubs).</w:delText>
        </w:r>
      </w:del>
      <w:ins w:id="9043" w:author="Staff-bar review" w:date="2026-09-27T00:00:00Z">
        <w:r>
          <w:t xml:space="preserve">- New commerce SKUs kept breaking OneDrive's upgrade path as sev-2s that took 2-3 weeks to fix in production; designed catalog filtering with an allowlist (C#) so unsupported SKUs never reached the upgrade API [confirm: incidents after]. Also worked on the purchase-events microservice (C#, Docker, Azure Event Hubs).</w:t>
        </w:r>
      </w:ins>
      <w:commentRangeEnd w:id="21"/>
      <w:r>
        <w:rPr>
          <w:rStyle w:val="CommentReference"/>
        </w:rPr>
        <w:commentReference w:id="21"/>
      </w:r>
    </w:p>
    <w:p w14:paraId="00632D20" w14:textId="77777777" w:rsidR="001114D6" w:rsidRDefault="00000000">
      <w:pPr>
        <w:spacing w:after="20"/>
        <w:ind w:left="288" w:hanging="216"/>
        <w:rPr>
          <w:del w:id="9045" w:author="Staff-bar review" w:date="2026-09-27T00:00:00Z"/>
        </w:rPr>
      </w:pPr>
      <w:commentRangeStart w:id="22"/>
      <w:del w:id="9044" w:author="Staff-bar review" w:date="2026-09-27T00:00:00Z">
        <w:r>
          <w:delText>- Led automation for v1 of PowerPoint Explainer Videos and instrumented telemetry across Recording and Export events for feature-health monitoring.</w:delText>
        </w:r>
      </w:del>
      <w:commentRangeEnd w:id="22"/>
      <w:r>
        <w:rPr>
          <w:rStyle w:val="CommentReference"/>
        </w:rPr>
        <w:commentReference w:id="22"/>
      </w:r>
    </w:p>
    <w:p w14:paraId="77C6D939" w14:textId="77777777" w:rsidR="001114D6" w:rsidRDefault="00000000">
      <w:pPr>
        <w:tabs>
          <w:tab w:val="right" w:pos="10512"/>
        </w:tabs>
        <w:spacing w:before="80" w:after="0"/>
      </w:pPr>
      <w:commentRangeStart w:id="23"/>
      <w:r>
        <w:rPr>
          <w:b/>
        </w:rPr>
        <w:t>SDE 2 / Member of Technical Staff  |  Adobe</w:t>
      </w:r>
      <w:r>
        <w:tab/>
      </w:r>
      <w:r>
        <w:rPr>
          <w:i/>
        </w:rPr>
        <w:t>Noida, India  |  Aug 2015 - Apr 2021</w:t>
      </w:r>
      <w:commentRangeEnd w:id="23"/>
      <w:r>
        <w:rPr>
          <w:rStyle w:val="CommentReference"/>
        </w:rPr>
        <w:commentReference w:id="23"/>
      </w:r>
    </w:p>
    <w:p w14:paraId="22884D2E" w14:textId="77777777" w:rsidR="001114D6" w:rsidRDefault="00000000">
      <w:pPr>
        <w:spacing w:after="20"/>
        <w:ind w:left="288" w:hanging="216"/>
      </w:pPr>
      <w:commentRangeStart w:id="24"/>
      <w:r>
        <w:t xml:space="preserve">- Migrated Photoshop Elements and Premiere Elements from </w:t>
      </w:r>
      <w:del w:id="9046" w:author="Staff-bar review" w:date="2026-09-27T00:00:00Z">
        <w:r>
          <w:delText xml:space="preserve">RIBS to Hyperdrive: redesigned CI/CD pipelines with parallelized independent bundles; cut product install time by</w:delText>
        </w:r>
      </w:del>
      <w:ins w:id="9047" w:author="Staff-bar review" w:date="2026-09-27T00:00:00Z">
        <w:r>
          <w:t xml:space="preserve">the legacy build system to Hyperdrive, parallelizing independent bundles in the CI/CD pipeline; install time down</w:t>
        </w:r>
      </w:ins>
      <w:r>
        <w:t xml:space="preserve"> ~50% on average.</w:t>
      </w:r>
      <w:ins w:id="9048" w:author="Staff-bar review" w:date="2026-09-27T00:00:00Z">
        <w:r>
          <w:t xml:space="preserve"> Spot Award.</w:t>
        </w:r>
      </w:ins>
      <w:commentRangeEnd w:id="24"/>
      <w:r>
        <w:rPr>
          <w:rStyle w:val="CommentReference"/>
        </w:rPr>
        <w:commentReference w:id="24"/>
      </w:r>
    </w:p>
    <w:p w14:paraId="6205AE1B" w14:textId="77777777" w:rsidR="001114D6" w:rsidRDefault="00000000">
      <w:pPr>
        <w:spacing w:after="20"/>
        <w:ind w:left="288" w:hanging="216"/>
      </w:pPr>
      <w:commentRangeStart w:id="25"/>
      <w:r>
        <w:t xml:space="preserve">- Designed</w:t>
      </w:r>
      <w:del w:id="9049" w:author="Staff-bar review" w:date="2026-09-27T00:00:00Z">
        <w:r>
          <w:delText xml:space="preserve"> and implemented</w:delText>
        </w:r>
      </w:del>
      <w:r>
        <w:t xml:space="preserve"> lazy loading for large files in </w:t>
      </w:r>
      <w:del w:id="9050" w:author="Staff-bar review" w:date="2026-09-27T00:00:00Z">
        <w:r>
          <w:delText xml:space="preserve">AEM Docx Web Editor, cutting overall load time by ~60% for customer-reported freeze / slowness cases.</w:delText>
        </w:r>
      </w:del>
      <w:ins w:id="9051" w:author="Staff-bar review" w:date="2026-09-27T00:00:00Z">
        <w:r>
          <w:t xml:space="preserve">the AEM web editor; load time down ~60% on the files customers had reported as freezing.</w:t>
        </w:r>
      </w:ins>
      <w:commentRangeEnd w:id="25"/>
      <w:r>
        <w:rPr>
          <w:rStyle w:val="CommentReference"/>
        </w:rPr>
        <w:commentReference w:id="25"/>
      </w:r>
    </w:p>
    <w:p w14:paraId="0EF53E31" w14:textId="77777777" w:rsidR="001114D6" w:rsidRDefault="00000000">
      <w:pPr>
        <w:spacing w:after="20"/>
        <w:ind w:left="288" w:hanging="216"/>
      </w:pPr>
      <w:commentRangeStart w:id="26"/>
      <w:del w:id="9052" w:author="Staff-bar review" w:date="2026-09-27T00:00:00Z">
        <w:r>
          <w:delText xml:space="preserve">- Implemented PSE / PRE licensing deactivation on uninstall via payload code and LEID; also delivered MathML support in AEM Docx Web Editor (SVG rendering) and the ColorPop feature in Photoshop Elements 2020 (object masking + background auto-creation workflow).</w:delText>
        </w:r>
      </w:del>
      <w:ins w:id="9053" w:author="Staff-bar review" w:date="2026-09-27T00:00:00Z">
        <w:r>
          <w:t xml:space="preserve">- Also: licensing deactivation on uninstall (Photoshop / Premiere Elements), MathML rendering in the AEM web editor, ColorPop in Photoshop Elements 2020. (C++, Java, React, TypeScript)</w:t>
        </w:r>
      </w:ins>
      <w:commentRangeEnd w:id="26"/>
      <w:r>
        <w:rPr>
          <w:rStyle w:val="CommentReference"/>
        </w:rPr>
        <w:commentReference w:id="26"/>
      </w:r>
    </w:p>
    <w:p w14:paraId="715FA55B" w14:textId="77777777" w:rsidR="001114D6" w:rsidRDefault="00000000">
      <w:pPr>
        <w:pBdr>
          <w:bottom w:val="single" w:sz="6" w:space="1" w:color="3C78D8"/>
        </w:pBdr>
        <w:spacing w:before="120" w:after="40"/>
        <w:rPr>
          <w:del w:id="9055" w:author="Staff-bar review" w:date="2026-09-27T00:00:00Z"/>
        </w:rPr>
      </w:pPr>
      <w:commentRangeStart w:id="27"/>
      <w:del w:id="9054" w:author="Staff-bar review" w:date="2026-09-27T00:00:00Z">
        <w:r>
          <w:rPr>
            <w:b/>
            <w:color w:val="3C78D8"/>
            <w:sz w:val="22"/>
          </w:rPr>
          <w:delText>PERSONAL PROJECTS</w:delText>
        </w:r>
      </w:del>
      <w:commentRangeEnd w:id="27"/>
      <w:r>
        <w:rPr>
          <w:rStyle w:val="CommentReference"/>
        </w:rPr>
        <w:commentReference w:id="27"/>
      </w:r>
    </w:p>
    <w:p w14:paraId="7D577FCD" w14:textId="1C164EC8" w:rsidR="001114D6" w:rsidRDefault="00000000">
      <w:pPr>
        <w:spacing w:after="20"/>
        <w:ind w:left="288" w:hanging="216"/>
        <w:rPr>
          <w:del w:id="9057" w:author="Staff-bar review" w:date="2026-09-27T00:00:00Z"/>
        </w:rPr>
      </w:pPr>
      <w:del w:id="9056" w:author="Staff-bar review" w:date="2026-09-27T00:00:00Z">
        <w:r>
          <w:delText>- Distributed systems primitives in Go - Bitcask (append-only KV + WAL), LSM/SSTable, consistent hashing with virtual nodes, Bloom filters, Kafka-style offset tracking. Runnable prototypes.</w:delText>
        </w:r>
      </w:del>
    </w:p>
    <w:p w14:paraId="20CEE378" w14:textId="77777777" w:rsidR="001114D6" w:rsidRDefault="00000000">
      <w:pPr>
        <w:pBdr>
          <w:bottom w:val="single" w:sz="6" w:space="1" w:color="3C78D8"/>
        </w:pBdr>
        <w:spacing w:before="120" w:after="40"/>
      </w:pPr>
      <w:commentRangeStart w:id="28"/>
      <w:r>
        <w:rPr>
          <w:b/>
          <w:color w:val="3C78D8"/>
          <w:sz w:val="22"/>
        </w:rPr>
        <w:t>EDUCATION</w:t>
      </w:r>
      <w:commentRangeEnd w:id="28"/>
      <w:r>
        <w:rPr>
          <w:rStyle w:val="CommentReference"/>
        </w:rPr>
        <w:commentReference w:id="28"/>
      </w:r>
    </w:p>
    <w:p w14:paraId="3BF94025" w14:textId="77777777" w:rsidR="001114D6" w:rsidRDefault="00000000">
      <w:pPr>
        <w:spacing w:after="40"/>
      </w:pPr>
      <w:r>
        <w:t>B.Tech, Computer Science - Maulana Azad National Institute of Technology (NIT Bhopal) | 2011 - 2015 | GPA 8.27/10</w:t>
      </w:r>
    </w:p>
    <w:p w14:paraId="641EA534" w14:textId="77777777" w:rsidR="001114D6" w:rsidRDefault="00000000">
      <w:pPr>
        <w:pBdr>
          <w:bottom w:val="single" w:sz="6" w:space="1" w:color="3C78D8"/>
        </w:pBdr>
        <w:spacing w:before="120" w:after="40"/>
        <w:rPr>
          <w:del w:id="9059" w:author="Staff-bar review" w:date="2026-09-27T00:00:00Z"/>
        </w:rPr>
      </w:pPr>
      <w:commentRangeStart w:id="29"/>
      <w:del w:id="9058" w:author="Staff-bar review" w:date="2026-09-27T00:00:00Z">
        <w:r>
          <w:rPr>
            <w:b/>
            <w:color w:val="3C78D8"/>
            <w:sz w:val="22"/>
          </w:rPr>
          <w:delText>AWARDS</w:delText>
        </w:r>
      </w:del>
      <w:commentRangeEnd w:id="29"/>
      <w:r>
        <w:rPr>
          <w:rStyle w:val="CommentReference"/>
        </w:rPr>
        <w:commentReference w:id="29"/>
      </w:r>
    </w:p>
    <w:p w14:paraId="06B4ACF6" w14:textId="77777777" w:rsidR="001114D6" w:rsidRDefault="00000000">
      <w:pPr>
        <w:spacing w:after="20"/>
        <w:ind w:left="288" w:hanging="216"/>
        <w:rPr>
          <w:del w:id="9061" w:author="Staff-bar review" w:date="2026-09-27T00:00:00Z"/>
        </w:rPr>
      </w:pPr>
      <w:commentRangeStart w:id="30"/>
      <w:del w:id="9060" w:author="Staff-bar review" w:date="2026-09-27T00:00:00Z">
        <w:r>
          <w:delText>- Spot Award, Synopsys (VP-nominated) - closest estimate in an org-wide code-complexity assessment exercise.</w:delText>
        </w:r>
      </w:del>
      <w:commentRangeEnd w:id="30"/>
      <w:r>
        <w:rPr>
          <w:rStyle w:val="CommentReference"/>
        </w:rPr>
        <w:commentReference w:id="30"/>
      </w:r>
    </w:p>
    <w:p w14:paraId="5C5C1083" w14:textId="77777777" w:rsidR="001114D6" w:rsidRDefault="00000000">
      <w:pPr>
        <w:spacing w:after="20"/>
        <w:ind w:left="288" w:hanging="216"/>
        <w:rPr>
          <w:del w:id="9063" w:author="Staff-bar review" w:date="2026-09-27T00:00:00Z"/>
        </w:rPr>
      </w:pPr>
      <w:commentRangeStart w:id="31"/>
      <w:del w:id="9062" w:author="Staff-bar review" w:date="2026-09-27T00:00:00Z">
        <w:r>
          <w:delText>- Team Recognition, Synopsys - delivery of the DPV C++ frontend and C++ Coverage subsystem.</w:delText>
        </w:r>
      </w:del>
      <w:commentRangeEnd w:id="31"/>
      <w:r>
        <w:rPr>
          <w:rStyle w:val="CommentReference"/>
        </w:rPr>
        <w:commentReference w:id="31"/>
      </w:r>
    </w:p>
    <w:p w14:paraId="52F265CE" w14:textId="77777777" w:rsidR="001114D6" w:rsidRDefault="00000000">
      <w:pPr>
        <w:spacing w:after="20"/>
        <w:ind w:left="288" w:hanging="216"/>
        <w:rPr>
          <w:del w:id="9065" w:author="Staff-bar review" w:date="2026-09-27T00:00:00Z"/>
        </w:rPr>
      </w:pPr>
      <w:del w:id="9064" w:author="Staff-bar review" w:date="2026-09-27T00:00:00Z">
        <w:r>
          <w:delText>- Spot Award, Adobe - delivery of the RIBS -&gt; Hyperdrive migration in Photoshop Elements.</w:delText>
        </w:r>
      </w:del>
    </w:p>
    <w:sectPr w:rsidR="001114D6" w:rsidSect="00034616">
      <w:pgSz w:w="12240" w:h="15840"/>
      <w:pgMar w:top="720" w:right="864" w:bottom="720" w:left="86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aff-bar review" w:initials="SR" w:date="2026-09-27T14:41:02Z">
    <w:p>
      <w:pPr>
        <w:pStyle w:val="CommentText"/>
      </w:pPr>
      <w:r>
        <w:rPr>
          <w:rStyle w:val="CommentReference"/>
        </w:rPr>
        <w:annotationRef/>
      </w:r>
      <w:r>
        <w:t>HOW TO READ THIS: comments carry the critique, tagged [CRITICAL] / [HIGH] / [MED] / [LOW]. Redlines are the proposed text. Review &gt; Accept All produces the rewrite. Anything in [confirm: ...] needs your answer; if no number exists, delete the bracket and keep the sentence.</w:t>
      </w:r>
    </w:p>
    <w:p>
      <w:pPr>
        <w:pStyle w:val="CommentText"/>
      </w:pPr>
      <w:r>
        <w:t>VERDICT for Google/Meta L6, Microsoft 65+, Adobe Principal: NOT at the Staff bar as written. It reads as a strong Senior (Google L5 / Microsoft 63-64 / Adobe Senior Computer Scientist): real ownership, one genuine architecture story, but almost no evidence that you set direction for other engineers. It also has three claims that break on the first follow-up question (AI 'platform', Go 'runnable prototypes', Staff since May 2023). For Principal (L7 / Microsoft 66+) it is not close. No wording fixes that; it needs cross-team scope you either have and aren't writing down, or don't have yet.</w:t>
      </w:r>
    </w:p>
    <w:p>
      <w:pPr>
        <w:pStyle w:val="CommentText"/>
      </w:pPr>
      <w:r>
        <w:t>Level anchor to know: FAANG recruiters level you off your last FAANG-tier title (Microsoft SWE II, 2021-23) plus what the Synopsys bullets prove. The Synopsys section alone has to carry the Staff case, and today it carries about half of it.</w:t>
      </w:r>
    </w:p>
  </w:comment>
  <w:comment w:id="1" w:author="Staff-bar review" w:initials="SR" w:date="2026-09-27T14:41:02Z">
    <w:p>
      <w:pPr>
        <w:pStyle w:val="CommentText"/>
      </w:pPr>
      <w:r>
        <w:rPr>
          <w:rStyle w:val="CommentReference"/>
        </w:rPr>
        <w:annotationRef/>
      </w:r>
      <w:r>
        <w:t>[MED] Header. (1) The visible text is the word 'LinkedIn'. Naukri's parser and most ATS read text only, so your URL is lost, and on paper it doesn't exist. Print the URL. (2) No location. You're running an India-only search and recruiters filter on location first. Say 'open to Bangalore / Hyderabad' in recruiter replies; on the header it wraps the line. (3) The icons, especially the Gmail logo, add nothing and look template-made; ATS ignores them. Optional: drop them.</w:t>
      </w:r>
    </w:p>
  </w:comment>
  <w:comment w:id="2" w:author="Staff-bar review" w:initials="SR" w:date="2026-09-27T14:41:02Z">
    <w:p>
      <w:pPr>
        <w:pStyle w:val="CommentText"/>
      </w:pPr>
      <w:r>
        <w:rPr>
          <w:rStyle w:val="CommentReference"/>
        </w:rPr>
        <w:annotationRef/>
      </w:r>
      <w:r>
        <w:t>[HIGH] Summary. The first line spends itself on 'a decade of full-stack shipping - desktop binaries, enterprise web, and cloud SaaS'. To a FAANG screener 'full-stack' means web front-to-back, which you are not selling, so it positions you as a generalist. The only number (Cameo 1.2M of 4.2M) is product usage, not something you moved. 'Every major chipmaker' is an unverifiable superlative. 'A decade' conflicts with the EDA version's '11 years'.</w:t>
      </w:r>
    </w:p>
    <w:p>
      <w:pPr>
        <w:pStyle w:val="CommentText"/>
      </w:pPr>
      <w:r>
        <w:t>What a Staff summary needs in 2-3 lines: specialization, the scope you own, the hardest thing you changed, and proof it outlived you (others adopted it). The throughline you actually have is strong: three huge, long-lived C++ codebases (Photoshop Elements, Office Win32, VC Formal). Use it.</w:t>
      </w:r>
    </w:p>
  </w:comment>
  <w:comment w:id="3" w:author="Staff-bar review" w:initials="SR" w:date="2026-09-27T14:41:02Z">
    <w:p>
      <w:pPr>
        <w:pStyle w:val="CommentText"/>
      </w:pPr>
      <w:r>
        <w:rPr>
          <w:rStyle w:val="CommentReference"/>
        </w:rPr>
        <w:annotationRef/>
      </w:r>
      <w:r>
        <w:t>[MED] Section order. SKILLS occupies the most valuable space on the page (the top third) with 5 lines of keywords. A human screener's 6-second pass goes name, title, company, first two bullets. Move SKILLS below EXPERIENCE (ATS doesn't care about order) or compress it to 2 lines. Not redlined because a tracked block move is messy in Word 2010; do this one by hand.</w:t>
      </w:r>
    </w:p>
  </w:comment>
  <w:comment w:id="4" w:author="Staff-bar review" w:initials="SR" w:date="2026-09-27T14:41:02Z">
    <w:p>
      <w:pPr>
        <w:pStyle w:val="CommentText"/>
      </w:pPr>
      <w:r>
        <w:rPr>
          <w:rStyle w:val="CommentReference"/>
        </w:rPr>
        <w:annotationRef/>
      </w:r>
      <w:r>
        <w:t>[HIGH] 'Go (study repo)' advertises a language whose only evidence is code nobody can see. Google/Meta recruiters will happily route you to a Go-heavy team, and the interviewer will ask for the repo. Remove it until the repo is public.</w:t>
      </w:r>
    </w:p>
  </w:comment>
  <w:comment w:id="5" w:author="Staff-bar review" w:initials="SR" w:date="2026-09-27T14:41:02Z">
    <w:p>
      <w:pPr>
        <w:pStyle w:val="CommentText"/>
      </w:pPr>
      <w:r>
        <w:rPr>
          <w:rStyle w:val="CommentReference"/>
        </w:rPr>
        <w:annotationRef/>
      </w:r>
      <w:r>
        <w:t>[HIGH] The riskiest line on the page for a FAANG loop. 'Distributed systems, microservices, event-driven architectures' rests on one Microsoft service your own bullet says you 'contributed to'. An L6 system-design interviewer will spend 45 minutes testing exactly these words, and the resume has already promised depth. List what you can defend under pressure. Distributed-systems skill gets proven in the design round, not claimed in a skills line.</w:t>
      </w:r>
    </w:p>
  </w:comment>
  <w:comment w:id="6" w:author="Staff-bar review" w:initials="SR" w:date="2026-09-27T14:41:02Z">
    <w:p>
      <w:pPr>
        <w:pStyle w:val="CommentText"/>
      </w:pPr>
      <w:r>
        <w:rPr>
          <w:rStyle w:val="CommentReference"/>
        </w:rPr>
        <w:annotationRef/>
      </w:r>
      <w:r>
        <w:t>[MED] 'SDX' is Office-internal jargon. 'Multi-service integration' is filler. Keep REST APIs only if you designed or implemented endpoints, because it will be asked.</w:t>
      </w:r>
    </w:p>
  </w:comment>
  <w:comment w:id="7" w:author="Staff-bar review" w:initials="SR" w:date="2026-09-27T14:41:02Z">
    <w:p>
      <w:pPr>
        <w:pStyle w:val="CommentText"/>
      </w:pPr>
      <w:r>
        <w:rPr>
          <w:rStyle w:val="CommentReference"/>
        </w:rPr>
        <w:annotationRef/>
      </w:r>
      <w:r>
        <w:t>[LOW] Fine for Adobe or Microsoft app teams. For infra and platform roles it dilutes the C++ systems story, so drop it in a C++ systems variant.</w:t>
      </w:r>
    </w:p>
  </w:comment>
  <w:comment w:id="8" w:author="Staff-bar review" w:initials="SR" w:date="2026-09-27T14:41:02Z">
    <w:p>
      <w:pPr>
        <w:pStyle w:val="CommentText"/>
      </w:pPr>
      <w:r>
        <w:rPr>
          <w:rStyle w:val="CommentReference"/>
        </w:rPr>
        <w:annotationRef/>
      </w:r>
      <w:r>
        <w:t>[HIGH] 'LLVM-adjacent' is a weasel word: an interviewer reads it as 'I haven't used LLVM'. But you are using it, in the DG/LLVM program-slicer POC you started in Aug 2026. Name it or drop it. 'Cursor SDK (built custom skills, MDC rules, subagents...)' lists the internals of a personal tool; in 2026 every candidate uses AI coding tools, and this reads as that. 'RIBS/Hyperdrive, vgbuild/synmake' are internal build-system names that mean nothing outside Adobe/Synopsys.</w:t>
      </w:r>
    </w:p>
  </w:comment>
  <w:comment w:id="9" w:author="Staff-bar review" w:initials="SR" w:date="2026-09-27T14:41:02Z">
    <w:p>
      <w:pPr>
        <w:pStyle w:val="CommentText"/>
      </w:pPr>
      <w:r>
        <w:rPr>
          <w:rStyle w:val="CommentReference"/>
        </w:rPr>
        <w:annotationRef/>
      </w:r>
      <w:r>
        <w:t>[CRITICAL] Title/date mismatch. LinkedIn says R&amp;D Engineer, Senior II May 2023 - Jan 2024, then Staff Feb 2024 - present. This line claims Staff from May 2023. Indian background-verification vendors check designation and dates against HR records, and a mismatch on your current employer can stall an offer at the last step. It also throws away a signal: promotion to Staff in ~9 months is a better story than 'joined as Staff'. (You've also been describing it as '~3 years in this role'; it's ~2 years 8 months as Staff. Say that in recruiter calls too.)</w:t>
      </w:r>
    </w:p>
  </w:comment>
  <w:comment w:id="10" w:author="Staff-bar review" w:initials="SR" w:date="2026-09-27T14:41:02Z">
    <w:p>
      <w:pPr>
        <w:pStyle w:val="CommentText"/>
      </w:pPr>
      <w:r>
        <w:rPr>
          <w:rStyle w:val="CommentReference"/>
        </w:rPr>
        <w:annotationRef/>
      </w:r>
      <w:r>
        <w:t>[LOW] 'DPV / Hector' are internal names. For a FAANG reader, say what the product does. The promotion line goes here.</w:t>
      </w:r>
    </w:p>
  </w:comment>
  <w:comment w:id="11" w:author="Staff-bar review" w:initials="SR" w:date="2026-09-27T14:41:02Z">
    <w:p>
      <w:pPr>
        <w:pStyle w:val="CommentText"/>
      </w:pPr>
      <w:r>
        <w:rPr>
          <w:rStyle w:val="CommentReference"/>
        </w:rPr>
        <w:annotationRef/>
      </w:r>
      <w:r>
        <w:t>[HIGH] Your clearest Staff signal (external customers, every release), written as a roster instead of a scope. (1) The customer names appear 3 times on this page (here, licensing, incidents). Once is a hook; three times is name-dropping, and it costs ~2 lines. (2) Judgment: naming a vendor's customers next to their escalations tells a hiring manager you'd do the same with theirs. Name them once, with no issue detail. (3) Missing: what 'own' means (design authority? escalation owner? how many contributors?) and the Nvidia summit talk, which is exactly the external validation FAANG readers look for. The incidents bullet is folded in here.</w:t>
      </w:r>
    </w:p>
    <w:p>
      <w:pPr>
        <w:pStyle w:val="CommentText"/>
      </w:pPr>
      <w:r>
        <w:t>[confirm: are you the sole owner, or do others contribute under your direction? If others, say 'lead N engineers'. That is Staff scope.]</w:t>
      </w:r>
    </w:p>
  </w:comment>
  <w:comment w:id="12" w:author="Staff-bar review" w:initials="SR" w:date="2026-09-27T14:41:02Z">
    <w:p>
      <w:pPr>
        <w:pStyle w:val="CommentText"/>
      </w:pPr>
      <w:r>
        <w:rPr>
          <w:rStyle w:val="CommentReference"/>
        </w:rPr>
        <w:annotationRef/>
      </w:r>
      <w:r>
        <w:t>[HIGH] Your best bullet, and still undersold. (1) 'The internal dependency metric from 132 to 34': the reader can't know what 132 counts, and an unexplained internal metric reads as unverifiable. Translate it into what it bought the org: files rebuilt per shared-code change, or incremental build time [pull from the IWYU reports; don't use '2000+ files' or '61 to &lt;10 headers' until re-checked, since they come from notes that were stale elsewhere]. (2) The judgment is missing. Earlier attempts stalled, and you chose incremental dependency inversion over a big-bang module split. That choice IS the Staff signal. (3) Adoption is missing: two engineers now run decoupling changes themselves. That's the leverage evidence L6 panels probe for. (4) 'Org-wide' with no count sounds inflated. If 3+ app teams consume the shared layer, say so. (5) 'CLs' is Perforce jargon.</w:t>
      </w:r>
    </w:p>
  </w:comment>
  <w:comment w:id="13" w:author="Staff-bar review" w:initials="SR" w:date="2026-09-27T14:41:02Z">
    <w:p>
      <w:pPr>
        <w:pStyle w:val="CommentText"/>
      </w:pPr>
      <w:r>
        <w:rPr>
          <w:rStyle w:val="CommentReference"/>
        </w:rPr>
        <w:annotationRef/>
      </w:r>
      <w:r>
        <w:t>[MED] An implementation inventory (append-only DB generation, proof-list union semantics, dual-design flow, sortable HTML columns) with no outcome. 'Led delivery': led whom? Your notes say primary developer plus cross-site design work with the Taiwan team. 'Built' is more honest, and for a FAANG reader it's stronger next to the cross-team negotiation. Missing: why it mattered. Customers couldn't merge proofs or save coverage for the viewer, and that blocked their signoff. A before/after beats a feature list.</w:t>
      </w:r>
    </w:p>
  </w:comment>
  <w:comment w:id="14" w:author="Staff-bar review" w:initials="SR" w:date="2026-09-27T14:41:02Z">
    <w:p>
      <w:pPr>
        <w:pStyle w:val="CommentText"/>
      </w:pPr>
      <w:r>
        <w:rPr>
          <w:rStyle w:val="CommentReference"/>
        </w:rPr>
        <w:annotationRef/>
      </w:r>
      <w:r>
        <w:t>[HIGH] Three phases, two years, customer-facing, and the bullet reduces it to arrows and '76%'. The judgment is invisible: a fallback order designed so existing customers weren't locked out when tiers changed. Your best number is missing entirely: the probe harness cut licensing-regression triage from weeks to ~2 days and was used 4+ times. '76% of the regression suite', with nothing about what it bought, reads as 'deleted tests'. The customer names repeat for the second time. ASCII '-&gt;' arrows look unpolished in the PDF.</w:t>
      </w:r>
    </w:p>
  </w:comment>
  <w:comment w:id="15" w:author="Staff-bar review" w:initials="SR" w:date="2026-09-27T14:41:02Z">
    <w:p>
      <w:pPr>
        <w:pStyle w:val="CommentText"/>
      </w:pPr>
      <w:r>
        <w:rPr>
          <w:rStyle w:val="CommentReference"/>
        </w:rPr>
        <w:annotationRef/>
      </w:r>
      <w:r>
        <w:t>[MED] Weakest Synopsys bullet. 'Delivered X across A, B, C, D; shipped 5 sub-capabilities across multiple releases' is a mid-level activity log with no user, no problem and no outcome. Your notes do contain the why: customers needed completeness analytics on datapath designs, and the sister product (FPV) already had them. If you can't add who used it [confirm], cut the bullet. The space is worth more to leadership evidence.</w:t>
      </w:r>
    </w:p>
  </w:comment>
  <w:comment w:id="16" w:author="Staff-bar review" w:initials="SR" w:date="2026-09-27T14:41:02Z">
    <w:p>
      <w:pPr>
        <w:pStyle w:val="CommentText"/>
      </w:pPr>
      <w:r>
        <w:rPr>
          <w:rStyle w:val="CommentReference"/>
        </w:rPr>
        <w:annotationRef/>
      </w:r>
      <w:r>
        <w:t>[MED] Duplicate of bullet 1: the same customer list, for the second full time. Folded into bullet 1.</w:t>
      </w:r>
    </w:p>
  </w:comment>
  <w:comment w:id="17" w:author="Staff-bar review" w:initials="SR" w:date="2026-09-27T14:41:02Z">
    <w:p>
      <w:pPr>
        <w:pStyle w:val="CommentText"/>
      </w:pPr>
      <w:r>
        <w:rPr>
          <w:rStyle w:val="CommentReference"/>
        </w:rPr>
        <w:annotationRef/>
      </w:r>
      <w:r>
        <w:t>[CRITICAL] Scope inflation. 'Internal ... engineering-productivity platform' plus two team-sounding time savings implies other engineers use it. Your own notes say sole builder, sole daily user, one team demo. The first L6 follow-up is 'how many engineers use it?', and 'just me' will cost you credibility on every other bullet.</w:t>
      </w:r>
    </w:p>
    <w:p>
      <w:pPr>
        <w:pStyle w:val="CommentText"/>
      </w:pPr>
      <w:r>
        <w:t>Two honest options: (a) frame it as personal leverage (below); (b) get 2-3 teammates using it before you interview, then state the count. Option (b) turns this into a real Staff leverage bullet.</w:t>
      </w:r>
    </w:p>
    <w:p>
      <w:pPr>
        <w:pStyle w:val="CommentText"/>
      </w:pPr>
      <w:r>
        <w:t>Also: the JIRA ramp-up number (3-4h to 10-15 min) has the same attribution problem; dropped. Know which triage figure you'll say out loud: July notes say 1-2h to 2-3 min, the resume says 2-3h to 5-10 min.</w:t>
      </w:r>
    </w:p>
  </w:comment>
  <w:comment w:id="18" w:author="Staff-bar review" w:initials="SR" w:date="2026-09-27T14:41:02Z">
    <w:p>
      <w:pPr>
        <w:pStyle w:val="CommentText"/>
      </w:pPr>
      <w:r>
        <w:rPr>
          <w:rStyle w:val="CommentReference"/>
        </w:rPr>
        <w:annotationRef/>
      </w:r>
      <w:r>
        <w:t>[LOW] Nothing to change, but know the effect: Microsoft SWE II (L61-62) at years 6-8 is the level anchor FAANG recruiters use. It's why the Synopsys section must carry the Staff case on its own.</w:t>
      </w:r>
    </w:p>
  </w:comment>
  <w:comment w:id="19" w:author="Staff-bar review" w:initials="SR" w:date="2026-09-27T14:41:02Z">
    <w:p>
      <w:pPr>
        <w:pStyle w:val="CommentText"/>
      </w:pPr>
      <w:r>
        <w:rPr>
          <w:rStyle w:val="CommentReference"/>
        </w:rPr>
        <w:annotationRef/>
      </w:r>
      <w:r>
        <w:t>[HIGH] Attribution inflation. 'Driving monthly recording sessions from 1.5M to 4.2M' credits you with a 2.8x change on a feature with a large team, during the 2021 remote-work boom, in your first months at Microsoft (Explainer Videos ran Jun-Nov 2021). Any ex-Microsoft interviewer will ask what you owned versus what the org and COVID did. The metric itself is unsettled too: your sources say MAU in one place and sessions in another. Fix: state what you built, give the number as context, and confirm the metric name. The automation and telemetry bullet is merged in here.</w:t>
      </w:r>
    </w:p>
  </w:comment>
  <w:comment w:id="20" w:author="Staff-bar review" w:initials="SR" w:date="2026-09-27T14:41:02Z">
    <w:p>
      <w:pPr>
        <w:pStyle w:val="CommentText"/>
      </w:pPr>
      <w:r>
        <w:rPr>
          <w:rStyle w:val="CommentReference"/>
        </w:rPr>
        <w:annotationRef/>
      </w:r>
      <w:r>
        <w:t>[LOW] Fine as a supporting line. 'SDX' is jargon, and 'multi-service playback for M365 enterprise users' is filler.</w:t>
      </w:r>
    </w:p>
  </w:comment>
  <w:comment w:id="21" w:author="Staff-bar review" w:initials="SR" w:date="2026-09-27T14:41:02Z">
    <w:p>
      <w:pPr>
        <w:pStyle w:val="CommentText"/>
      </w:pPr>
      <w:r>
        <w:rPr>
          <w:rStyle w:val="CommentReference"/>
        </w:rPr>
        <w:annotationRef/>
      </w:r>
      <w:r>
        <w:t>[MED] Good problem statement (sev-2s taking 2-3 weeks to fix), weak structure. The design decision is buried, and the second half is a different project jammed in. 'Contributed to' is honest; keep that word. 'Whitelisting' should be 'allowlist'. The outcome after the fix is missing [confirm: incidents after, or 'none since'].</w:t>
      </w:r>
    </w:p>
  </w:comment>
  <w:comment w:id="22" w:author="Staff-bar review" w:initials="SR" w:date="2026-09-27T14:41:02Z">
    <w:p>
      <w:pPr>
        <w:pStyle w:val="CommentText"/>
      </w:pPr>
      <w:r>
        <w:rPr>
          <w:rStyle w:val="CommentReference"/>
        </w:rPr>
        <w:annotationRef/>
      </w:r>
      <w:r>
        <w:t>[LOW] Merged into the Recording Studio bullet.</w:t>
      </w:r>
    </w:p>
  </w:comment>
  <w:comment w:id="23" w:author="Staff-bar review" w:initials="SR" w:date="2026-09-27T14:41:02Z">
    <w:p>
      <w:pPr>
        <w:pStyle w:val="CommentText"/>
      </w:pPr>
      <w:r>
        <w:rPr>
          <w:rStyle w:val="CommentReference"/>
        </w:rPr>
        <w:annotationRef/>
      </w:r>
      <w:r>
        <w:t>[MED] (1) Title: LinkedIn shows MTS (Aug 2015 - Jan 2017) then SDE 2, and an older resume says 'Member of Technical Staff 2'. Use exactly what Adobe HR recorded, because background verification checks it. (2) Layout bug: in Word's PDF this header is the last line of page 1 and its bullets start on page 2. Select every role-header line &gt; Paragraph &gt; Line and Page Breaks &gt; 'Keep with next'.</w:t>
      </w:r>
    </w:p>
  </w:comment>
  <w:comment w:id="24" w:author="Staff-bar review" w:initials="SR" w:date="2026-09-27T14:41:02Z">
    <w:p>
      <w:pPr>
        <w:pStyle w:val="CommentText"/>
      </w:pPr>
      <w:r>
        <w:rPr>
          <w:rStyle w:val="CommentReference"/>
        </w:rPr>
        <w:annotationRef/>
      </w:r>
      <w:r>
        <w:t>[LOW] Solid. 'RIBS' is Adobe-internal. The Spot Award is folded in here so the Awards section can go.</w:t>
      </w:r>
    </w:p>
  </w:comment>
  <w:comment w:id="25" w:author="Staff-bar review" w:initials="SR" w:date="2026-09-27T14:41:02Z">
    <w:p>
      <w:pPr>
        <w:pStyle w:val="CommentText"/>
      </w:pPr>
      <w:r>
        <w:rPr>
          <w:rStyle w:val="CommentReference"/>
        </w:rPr>
        <w:annotationRef/>
      </w:r>
      <w:r>
        <w:t>[LOW] Fine. Tightened.</w:t>
      </w:r>
    </w:p>
  </w:comment>
  <w:comment w:id="26" w:author="Staff-bar review" w:initials="SR" w:date="2026-09-27T14:41:02Z">
    <w:p>
      <w:pPr>
        <w:pStyle w:val="CommentText"/>
      </w:pPr>
      <w:r>
        <w:rPr>
          <w:rStyle w:val="CommentReference"/>
        </w:rPr>
        <w:annotationRef/>
      </w:r>
      <w:r>
        <w:t>[LOW] Three unrelated items in one bullet, with internal acronyms (PSE, PRE, LEID). At 11 years, 6-year-old feature work earns one compact line.</w:t>
      </w:r>
    </w:p>
  </w:comment>
  <w:comment w:id="27" w:author="Staff-bar review" w:initials="SR" w:date="2026-09-27T14:41:02Z">
    <w:p>
      <w:pPr>
        <w:pStyle w:val="CommentText"/>
      </w:pPr>
      <w:r>
        <w:rPr>
          <w:rStyle w:val="CommentReference"/>
        </w:rPr>
        <w:annotationRef/>
      </w:r>
      <w:r>
        <w:t>[CRITICAL] Remove this section until the code is public. It claims 'runnable prototypes' of five storage and distributed-systems primitives, but nothing is public, and per your notes the code sits on a machine you can't share from. Google/Meta interviewers do open GitHub links. A Staff candidate listing Cursor-assisted study prototypes invites a deep dive on LSM compaction or WAL recovery that you'd have to win cold. At 11 years, personal projects only help when they're public, non-trivial and clearly yours. Once 2-3 are public with a README and benchmarks, bring this back as one line with the URL.</w:t>
      </w:r>
    </w:p>
  </w:comment>
  <w:comment w:id="28" w:author="Staff-bar review" w:initials="SR" w:date="2026-09-27T14:41:02Z">
    <w:p>
      <w:pPr>
        <w:pStyle w:val="CommentText"/>
      </w:pPr>
      <w:r>
        <w:rPr>
          <w:rStyle w:val="CommentReference"/>
        </w:rPr>
        <w:annotationRef/>
      </w:r>
      <w:r>
        <w:t>[LOW] Don't add the masterclasses (cv.md has a TRAINING section this .docx doesn't). At 11 years, courses on a resume read as gap-filling; they belong in LinkedIn Certifications. Exception: an applied-AI role, where one line helps.</w:t>
      </w:r>
    </w:p>
  </w:comment>
  <w:comment w:id="29" w:author="Staff-bar review" w:initials="SR" w:date="2026-09-27T14:41:02Z">
    <w:p>
      <w:pPr>
        <w:pStyle w:val="CommentText"/>
      </w:pPr>
      <w:r>
        <w:rPr>
          <w:rStyle w:val="CommentReference"/>
        </w:rPr>
        <w:annotationRef/>
      </w:r>
      <w:r>
        <w:t>[MED] At Staff level, an Awards section is mostly filler, and here it's actively weak (see below). The Adobe award moved into its bullet.</w:t>
      </w:r>
    </w:p>
  </w:comment>
  <w:comment w:id="30" w:author="Staff-bar review" w:initials="SR" w:date="2026-09-27T14:41:02Z">
    <w:p>
      <w:pPr>
        <w:pStyle w:val="CommentText"/>
      </w:pPr>
      <w:r>
        <w:rPr>
          <w:rStyle w:val="CommentReference"/>
        </w:rPr>
        <w:annotationRef/>
      </w:r>
      <w:r>
        <w:t>[HIGH] Remove. This is a prize for the closest guess in an estimation exercise. On a Staff resume it reads as trivia and invites a question you don't want: 'what was the exercise?'</w:t>
      </w:r>
    </w:p>
  </w:comment>
  <w:comment w:id="31" w:author="Staff-bar review" w:initials="SR" w:date="2026-09-27T14:41:02Z">
    <w:p>
      <w:pPr>
        <w:pStyle w:val="CommentText"/>
      </w:pPr>
      <w:r>
        <w:rPr>
          <w:rStyle w:val="CommentReference"/>
        </w:rPr>
        <w:annotationRef/>
      </w:r>
      <w:r>
        <w:t>[LOW] A team award is weak individual signal. Remove.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000996">
    <w:abstractNumId w:val="8"/>
  </w:num>
  <w:num w:numId="2" w16cid:durableId="1417560146">
    <w:abstractNumId w:val="6"/>
  </w:num>
  <w:num w:numId="3" w16cid:durableId="1492941154">
    <w:abstractNumId w:val="5"/>
  </w:num>
  <w:num w:numId="4" w16cid:durableId="1622568222">
    <w:abstractNumId w:val="4"/>
  </w:num>
  <w:num w:numId="5" w16cid:durableId="1267687454">
    <w:abstractNumId w:val="7"/>
  </w:num>
  <w:num w:numId="6" w16cid:durableId="708651601">
    <w:abstractNumId w:val="3"/>
  </w:num>
  <w:num w:numId="7" w16cid:durableId="1734891170">
    <w:abstractNumId w:val="2"/>
  </w:num>
  <w:num w:numId="8" w16cid:durableId="9454579">
    <w:abstractNumId w:val="1"/>
  </w:num>
  <w:num w:numId="9" w16cid:durableId="1660115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4D6"/>
    <w:rsid w:val="0015074B"/>
    <w:rsid w:val="0027658A"/>
    <w:rsid w:val="0029639D"/>
    <w:rsid w:val="00326F90"/>
    <w:rsid w:val="00AA1D8D"/>
    <w:rsid w:val="00B47730"/>
    <w:rsid w:val="00BB22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AE6FD"/>
  <w14:defaultImageDpi w14:val="300"/>
  <w15:docId w15:val="{9902416A-E6B4-4292-9C75-94DABC97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color w:val="0F0F0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linkedin.com/in/yadavaps7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yadav.anuj.singh@gmail.com"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Pratap Singh Yadav</cp:lastModifiedBy>
  <cp:revision>2</cp:revision>
  <dcterms:created xsi:type="dcterms:W3CDTF">2013-12-23T23:15:00Z</dcterms:created>
  <dcterms:modified xsi:type="dcterms:W3CDTF">2026-07-05T10:01:00Z</dcterms:modified>
  <cp:category/>
</cp:coreProperties>
</file>